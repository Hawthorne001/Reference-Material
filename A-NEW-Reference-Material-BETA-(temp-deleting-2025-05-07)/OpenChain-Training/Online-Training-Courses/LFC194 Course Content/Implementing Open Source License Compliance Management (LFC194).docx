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160" w:before="0" w:line="276" w:lineRule="auto"/>
        <w:jc w:val="center"/>
        <w:rPr>
          <w:b w:val="1"/>
        </w:rPr>
      </w:pPr>
      <w:bookmarkStart w:colFirst="0" w:colLast="0" w:name="_gjdgxs" w:id="0"/>
      <w:bookmarkEnd w:id="0"/>
      <w:r w:rsidDel="00000000" w:rsidR="00000000" w:rsidRPr="00000000">
        <w:rPr>
          <w:b w:val="1"/>
          <w:rtl w:val="0"/>
        </w:rPr>
        <w:t xml:space="preserve">Implementing Open Source License Compliance Management (LFC194)</w:t>
      </w:r>
    </w:p>
    <w:p w:rsidR="00000000" w:rsidDel="00000000" w:rsidP="00000000" w:rsidRDefault="00000000" w:rsidRPr="00000000" w14:paraId="00000002">
      <w:pPr>
        <w:spacing w:after="160" w:before="0" w:line="276" w:lineRule="auto"/>
        <w:rPr/>
      </w:pPr>
      <w:r w:rsidDel="00000000" w:rsidR="00000000" w:rsidRPr="00000000">
        <w:rPr>
          <w:rtl w:val="0"/>
        </w:rPr>
      </w:r>
    </w:p>
    <w:p w:rsidR="00000000" w:rsidDel="00000000" w:rsidP="00000000" w:rsidRDefault="00000000" w:rsidRPr="00000000" w14:paraId="00000003">
      <w:pPr>
        <w:pStyle w:val="Heading1"/>
        <w:spacing w:after="240" w:before="0" w:line="276" w:lineRule="auto"/>
        <w:rPr/>
      </w:pPr>
      <w:bookmarkStart w:colFirst="0" w:colLast="0" w:name="_30j0zll" w:id="1"/>
      <w:bookmarkEnd w:id="1"/>
      <w:r w:rsidDel="00000000" w:rsidR="00000000" w:rsidRPr="00000000">
        <w:rPr>
          <w:rtl w:val="0"/>
        </w:rPr>
        <w:t xml:space="preserve">Chapter 1. </w:t>
      </w:r>
      <w:r w:rsidDel="00000000" w:rsidR="00000000" w:rsidRPr="00000000">
        <w:rPr>
          <w:rtl w:val="0"/>
        </w:rPr>
        <w:t xml:space="preserve">Course Introduction</w:t>
      </w:r>
      <w:r w:rsidDel="00000000" w:rsidR="00000000" w:rsidRPr="00000000">
        <w:rPr>
          <w:rtl w:val="0"/>
        </w:rPr>
      </w:r>
    </w:p>
    <w:p w:rsidR="00000000" w:rsidDel="00000000" w:rsidP="00000000" w:rsidRDefault="00000000" w:rsidRPr="00000000" w14:paraId="00000004">
      <w:pPr>
        <w:pStyle w:val="Heading2"/>
        <w:spacing w:after="240" w:before="0" w:line="276" w:lineRule="auto"/>
        <w:rPr/>
      </w:pPr>
      <w:bookmarkStart w:colFirst="0" w:colLast="0" w:name="_i0oo5rupdpx" w:id="2"/>
      <w:bookmarkEnd w:id="2"/>
      <w:r w:rsidDel="00000000" w:rsidR="00000000" w:rsidRPr="00000000">
        <w:rPr>
          <w:rtl w:val="0"/>
        </w:rPr>
        <w:t xml:space="preserve">Course Information</w:t>
      </w:r>
    </w:p>
    <w:p w:rsidR="00000000" w:rsidDel="00000000" w:rsidP="00000000" w:rsidRDefault="00000000" w:rsidRPr="00000000" w14:paraId="00000005">
      <w:pPr>
        <w:pStyle w:val="Heading3"/>
        <w:spacing w:after="160" w:before="0" w:line="276" w:lineRule="auto"/>
        <w:rPr/>
      </w:pPr>
      <w:bookmarkStart w:colFirst="0" w:colLast="0" w:name="_r5s3i773vjzp" w:id="3"/>
      <w:bookmarkEnd w:id="3"/>
      <w:r w:rsidDel="00000000" w:rsidR="00000000" w:rsidRPr="00000000">
        <w:rPr>
          <w:rtl w:val="0"/>
        </w:rPr>
        <w:t xml:space="preserve">Course Overview</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pPr>
      <w:r w:rsidDel="00000000" w:rsidR="00000000" w:rsidRPr="00000000">
        <w:rPr>
          <w:rtl w:val="0"/>
        </w:rPr>
        <w:t xml:space="preserve">In this follow-on course to</w:t>
      </w:r>
      <w:r w:rsidDel="00000000" w:rsidR="00000000" w:rsidRPr="00000000">
        <w:rPr>
          <w:color w:val="333333"/>
          <w:rtl w:val="0"/>
        </w:rPr>
        <w:t xml:space="preserve"> </w:t>
      </w:r>
      <w:hyperlink r:id="rId7">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we discuss how an open source compliance management system should be structured and implemented to be most effective.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pPr>
      <w:r w:rsidDel="00000000" w:rsidR="00000000" w:rsidRPr="00000000">
        <w:rPr>
          <w:rtl w:val="0"/>
        </w:rPr>
        <w:t xml:space="preserve">The course will start with a quick review of what open source compliance management is. Then, you will learn why it is important to conduct an open source review and who is involved in this process and why. You will also gain an understanding of the steps necessary to achieve end-to-end compliance. In addition, you will become familiar with developer guidelines that are recommended to be followed when using open source code and contributing to open source projects and communities.</w:t>
      </w:r>
      <w:r w:rsidDel="00000000" w:rsidR="00000000" w:rsidRPr="00000000">
        <w:rPr>
          <w:rtl w:val="0"/>
        </w:rPr>
      </w:r>
    </w:p>
    <w:p w:rsidR="00000000" w:rsidDel="00000000" w:rsidP="00000000" w:rsidRDefault="00000000" w:rsidRPr="00000000" w14:paraId="00000008">
      <w:pPr>
        <w:spacing w:after="160" w:before="0" w:line="276" w:lineRule="auto"/>
        <w:rPr/>
      </w:pPr>
      <w:r w:rsidDel="00000000" w:rsidR="00000000" w:rsidRPr="00000000">
        <w:rPr>
          <w:rtl w:val="0"/>
        </w:rPr>
        <w:t xml:space="preserve">The policies and processes discussed in this course can be used to manage open source compliance activities such that the legal obligations of licenses are met in a practical and consistent way, and following industry best practices as documented and advocated by </w:t>
      </w:r>
      <w:hyperlink r:id="rId8">
        <w:r w:rsidDel="00000000" w:rsidR="00000000" w:rsidRPr="00000000">
          <w:rPr>
            <w:color w:val="1155cc"/>
            <w:u w:val="single"/>
            <w:rtl w:val="0"/>
          </w:rPr>
          <w:t xml:space="preserve">OpenChain</w:t>
        </w:r>
      </w:hyperlink>
      <w:r w:rsidDel="00000000" w:rsidR="00000000" w:rsidRPr="00000000">
        <w:rPr>
          <w:rtl w:val="0"/>
        </w:rPr>
        <w:t xml:space="preserve"> – the </w:t>
      </w:r>
      <w:hyperlink r:id="rId9">
        <w:r w:rsidDel="00000000" w:rsidR="00000000" w:rsidRPr="00000000">
          <w:rPr>
            <w:color w:val="1155cc"/>
            <w:u w:val="single"/>
            <w:rtl w:val="0"/>
          </w:rPr>
          <w:t xml:space="preserve">Linux Foundation</w:t>
        </w:r>
      </w:hyperlink>
      <w:r w:rsidDel="00000000" w:rsidR="00000000" w:rsidRPr="00000000">
        <w:rPr>
          <w:rtl w:val="0"/>
        </w:rPr>
        <w:t xml:space="preserve"> initiative.</w:t>
      </w:r>
    </w:p>
    <w:p w:rsidR="00000000" w:rsidDel="00000000" w:rsidP="00000000" w:rsidRDefault="00000000" w:rsidRPr="00000000" w14:paraId="00000009">
      <w:pPr>
        <w:spacing w:after="160" w:before="0" w:line="276" w:lineRule="auto"/>
        <w:rPr/>
      </w:pPr>
      <w:r w:rsidDel="00000000" w:rsidR="00000000" w:rsidRPr="00000000">
        <w:rPr>
          <w:rtl w:val="0"/>
        </w:rPr>
        <w:t xml:space="preserve">These processes and practices can be scaled to fit real-world situations and can be introduced to build and implement an open source compliance management system that addresses the needs of small and medium organizations.</w:t>
      </w:r>
    </w:p>
    <w:p w:rsidR="00000000" w:rsidDel="00000000" w:rsidP="00000000" w:rsidRDefault="00000000" w:rsidRPr="00000000" w14:paraId="0000000A">
      <w:pPr>
        <w:spacing w:after="480" w:before="0" w:line="276" w:lineRule="auto"/>
        <w:rPr/>
      </w:pPr>
      <w:r w:rsidDel="00000000" w:rsidR="00000000" w:rsidRPr="00000000">
        <w:rPr>
          <w:rtl w:val="0"/>
        </w:rPr>
        <w:t xml:space="preserve">[+ Additional standard pages added by LF]</w:t>
      </w:r>
    </w:p>
    <w:p w:rsidR="00000000" w:rsidDel="00000000" w:rsidP="00000000" w:rsidRDefault="00000000" w:rsidRPr="00000000" w14:paraId="0000000B">
      <w:pPr>
        <w:pStyle w:val="Heading2"/>
        <w:spacing w:after="160" w:before="0" w:lineRule="auto"/>
        <w:rPr/>
      </w:pPr>
      <w:bookmarkStart w:colFirst="0" w:colLast="0" w:name="_x9q0qgpkwugq" w:id="4"/>
      <w:bookmarkEnd w:id="4"/>
      <w:r w:rsidDel="00000000" w:rsidR="00000000" w:rsidRPr="00000000">
        <w:rPr>
          <w:rtl w:val="0"/>
        </w:rPr>
        <w:t xml:space="preserve">Before You Begin</w:t>
      </w:r>
    </w:p>
    <w:p w:rsidR="00000000" w:rsidDel="00000000" w:rsidP="00000000" w:rsidRDefault="00000000" w:rsidRPr="00000000" w14:paraId="0000000C">
      <w:pPr>
        <w:pStyle w:val="Heading3"/>
        <w:spacing w:after="160" w:lineRule="auto"/>
        <w:rPr/>
      </w:pPr>
      <w:bookmarkStart w:colFirst="0" w:colLast="0" w:name="_naxjl4ci24v2" w:id="5"/>
      <w:bookmarkEnd w:id="5"/>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00D">
      <w:pPr>
        <w:spacing w:after="160" w:lineRule="auto"/>
        <w:jc w:val="center"/>
        <w:rPr>
          <w:b w:val="1"/>
        </w:rPr>
      </w:pPr>
      <w:r w:rsidDel="00000000" w:rsidR="00000000" w:rsidRPr="00000000">
        <w:rPr>
          <w:b w:val="1"/>
          <w:rtl w:val="0"/>
        </w:rPr>
        <w:t xml:space="preserve">A</w:t>
      </w:r>
    </w:p>
    <w:p w:rsidR="00000000" w:rsidDel="00000000" w:rsidP="00000000" w:rsidRDefault="00000000" w:rsidRPr="00000000" w14:paraId="0000000E">
      <w:pPr>
        <w:spacing w:after="160" w:lineRule="auto"/>
        <w:jc w:val="left"/>
        <w:rPr>
          <w:b w:val="1"/>
        </w:rPr>
      </w:pPr>
      <w:r w:rsidDel="00000000" w:rsidR="00000000" w:rsidRPr="00000000">
        <w:rPr>
          <w:b w:val="1"/>
          <w:rtl w:val="0"/>
        </w:rPr>
        <w:t xml:space="preserve">Artifact </w:t>
        <w:br w:type="textWrapping"/>
      </w:r>
      <w:r w:rsidDel="00000000" w:rsidR="00000000" w:rsidRPr="00000000">
        <w:rPr>
          <w:rtl w:val="0"/>
        </w:rPr>
        <w:t xml:space="preserve">Artifacts are like roadmaps that software developers can use to trace the entire software development process. Artifacts might be databases, data models, documentation, scripts, and bill of material</w:t>
      </w:r>
      <w:ins w:author="Mary Hardy" w:id="0" w:date="2023-03-15T23:00:26Z">
        <w:commentRangeStart w:id="0"/>
        <w:commentRangeStart w:id="1"/>
        <w:r w:rsidDel="00000000" w:rsidR="00000000" w:rsidRPr="00000000">
          <w:rPr>
            <w:rtl w:val="0"/>
          </w:rPr>
          <w:t xml:space="preserve">s</w:t>
        </w:r>
      </w:ins>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spacing w:after="160" w:lineRule="auto"/>
        <w:jc w:val="left"/>
        <w:rPr>
          <w:b w:val="1"/>
        </w:rPr>
      </w:pPr>
      <w:r w:rsidDel="00000000" w:rsidR="00000000" w:rsidRPr="00000000">
        <w:rPr>
          <w:b w:val="1"/>
          <w:rtl w:val="0"/>
        </w:rPr>
        <w:t xml:space="preserve">Attribution</w:t>
        <w:br w:type="textWrapping"/>
      </w:r>
      <w:r w:rsidDel="00000000" w:rsidR="00000000" w:rsidRPr="00000000">
        <w:rPr>
          <w:rtl w:val="0"/>
        </w:rPr>
        <w:t xml:space="preserve">Many open source licenses direct the respective open source software consumer to give credits to the used open source software, this is </w:t>
      </w:r>
      <w:r w:rsidDel="00000000" w:rsidR="00000000" w:rsidRPr="00000000">
        <w:rPr>
          <w:rtl w:val="0"/>
        </w:rPr>
        <w:t xml:space="preserve">referred</w:t>
      </w:r>
      <w:r w:rsidDel="00000000" w:rsidR="00000000" w:rsidRPr="00000000">
        <w:rPr>
          <w:rtl w:val="0"/>
        </w:rPr>
        <w:t xml:space="preserve"> to as attribution statement</w:t>
      </w:r>
      <w:r w:rsidDel="00000000" w:rsidR="00000000" w:rsidRPr="00000000">
        <w:rPr>
          <w:b w:val="1"/>
          <w:rtl w:val="0"/>
        </w:rPr>
        <w:t xml:space="preserve">.</w:t>
      </w:r>
    </w:p>
    <w:p w:rsidR="00000000" w:rsidDel="00000000" w:rsidP="00000000" w:rsidRDefault="00000000" w:rsidRPr="00000000" w14:paraId="00000010">
      <w:pPr>
        <w:spacing w:after="160" w:lineRule="auto"/>
        <w:rPr>
          <w:b w:val="1"/>
        </w:rPr>
      </w:pPr>
      <w:r w:rsidDel="00000000" w:rsidR="00000000" w:rsidRPr="00000000">
        <w:rPr>
          <w:b w:val="1"/>
          <w:rtl w:val="0"/>
        </w:rPr>
        <w:t xml:space="preserve">Audit</w:t>
      </w:r>
      <w:r w:rsidDel="00000000" w:rsidR="00000000" w:rsidRPr="00000000">
        <w:rPr>
          <w:rtl w:val="0"/>
        </w:rPr>
        <w:t xml:space="preserve"> </w:t>
        <w:br w:type="textWrapping"/>
        <w:t xml:space="preserve">In this course audit refers to an open source audit. An open source audit is a thorough investigation into your open source components.</w:t>
      </w:r>
      <w:r w:rsidDel="00000000" w:rsidR="00000000" w:rsidRPr="00000000">
        <w:rPr>
          <w:rtl w:val="0"/>
        </w:rPr>
      </w:r>
    </w:p>
    <w:p w:rsidR="00000000" w:rsidDel="00000000" w:rsidP="00000000" w:rsidRDefault="00000000" w:rsidRPr="00000000" w14:paraId="00000011">
      <w:pPr>
        <w:spacing w:after="160" w:lineRule="auto"/>
        <w:jc w:val="center"/>
        <w:rPr>
          <w:b w:val="1"/>
        </w:rPr>
      </w:pPr>
      <w:r w:rsidDel="00000000" w:rsidR="00000000" w:rsidRPr="00000000">
        <w:rPr>
          <w:b w:val="1"/>
          <w:rtl w:val="0"/>
        </w:rPr>
        <w:t xml:space="preserve">B</w:t>
      </w:r>
    </w:p>
    <w:p w:rsidR="00000000" w:rsidDel="00000000" w:rsidP="00000000" w:rsidRDefault="00000000" w:rsidRPr="00000000" w14:paraId="00000012">
      <w:pPr>
        <w:spacing w:after="160" w:lineRule="auto"/>
        <w:jc w:val="left"/>
        <w:rPr>
          <w:b w:val="1"/>
        </w:rPr>
      </w:pPr>
      <w:r w:rsidDel="00000000" w:rsidR="00000000" w:rsidRPr="00000000">
        <w:rPr>
          <w:b w:val="1"/>
          <w:rtl w:val="0"/>
        </w:rPr>
        <w:t xml:space="preserve">Build Environment</w:t>
        <w:br w:type="textWrapping"/>
      </w:r>
      <w:r w:rsidDel="00000000" w:rsidR="00000000" w:rsidRPr="00000000">
        <w:rPr>
          <w:rtl w:val="0"/>
        </w:rPr>
        <w:t xml:space="preserve">It is usually the development environment tuned for the expected </w:t>
      </w:r>
      <w:r w:rsidDel="00000000" w:rsidR="00000000" w:rsidRPr="00000000">
        <w:rPr>
          <w:rtl w:val="0"/>
        </w:rPr>
        <w:t xml:space="preserve">compiled</w:t>
      </w:r>
      <w:r w:rsidDel="00000000" w:rsidR="00000000" w:rsidRPr="00000000">
        <w:rPr>
          <w:rtl w:val="0"/>
        </w:rPr>
        <w:t xml:space="preserve"> output of source code. It includes the </w:t>
      </w:r>
      <w:r w:rsidDel="00000000" w:rsidR="00000000" w:rsidRPr="00000000">
        <w:rPr>
          <w:rtl w:val="0"/>
        </w:rPr>
        <w:t xml:space="preserve">referred</w:t>
      </w:r>
      <w:r w:rsidDel="00000000" w:rsidR="00000000" w:rsidRPr="00000000">
        <w:rPr>
          <w:rtl w:val="0"/>
        </w:rPr>
        <w:t xml:space="preserve"> libraries of </w:t>
      </w:r>
      <w:r w:rsidDel="00000000" w:rsidR="00000000" w:rsidRPr="00000000">
        <w:rPr>
          <w:rtl w:val="0"/>
        </w:rPr>
        <w:t xml:space="preserve">pre-decided</w:t>
      </w:r>
      <w:r w:rsidDel="00000000" w:rsidR="00000000" w:rsidRPr="00000000">
        <w:rPr>
          <w:rtl w:val="0"/>
        </w:rPr>
        <w:t xml:space="preserve"> version, specific operation system, integration system, CI/CD pipelines, etc.</w:t>
      </w:r>
      <w:r w:rsidDel="00000000" w:rsidR="00000000" w:rsidRPr="00000000">
        <w:rPr>
          <w:rtl w:val="0"/>
        </w:rPr>
      </w:r>
    </w:p>
    <w:p w:rsidR="00000000" w:rsidDel="00000000" w:rsidP="00000000" w:rsidRDefault="00000000" w:rsidRPr="00000000" w14:paraId="00000013">
      <w:pPr>
        <w:spacing w:after="160" w:lineRule="auto"/>
        <w:jc w:val="center"/>
        <w:rPr>
          <w:b w:val="1"/>
        </w:rPr>
      </w:pPr>
      <w:r w:rsidDel="00000000" w:rsidR="00000000" w:rsidRPr="00000000">
        <w:rPr>
          <w:b w:val="1"/>
          <w:rtl w:val="0"/>
        </w:rPr>
        <w:t xml:space="preserve">C</w:t>
      </w:r>
    </w:p>
    <w:p w:rsidR="00000000" w:rsidDel="00000000" w:rsidP="00000000" w:rsidRDefault="00000000" w:rsidRPr="00000000" w14:paraId="00000014">
      <w:pPr>
        <w:spacing w:after="160" w:lineRule="auto"/>
        <w:jc w:val="left"/>
        <w:rPr>
          <w:b w:val="1"/>
        </w:rPr>
      </w:pPr>
      <w:r w:rsidDel="00000000" w:rsidR="00000000" w:rsidRPr="00000000">
        <w:rPr>
          <w:b w:val="1"/>
          <w:rtl w:val="0"/>
        </w:rPr>
        <w:t xml:space="preserve">Compliance</w:t>
        <w:br w:type="textWrapping"/>
      </w:r>
      <w:r w:rsidDel="00000000" w:rsidR="00000000" w:rsidRPr="00000000">
        <w:rPr>
          <w:rtl w:val="0"/>
        </w:rPr>
        <w:t xml:space="preserve">Here we refer to the OSS compliance. OSS compliance is a process of meeting requirements of open source licenses of</w:t>
      </w:r>
      <w:del w:author="Mary Hardy" w:id="1" w:date="2023-03-15T22:54:53Z">
        <w:commentRangeStart w:id="2"/>
        <w:r w:rsidDel="00000000" w:rsidR="00000000" w:rsidRPr="00000000">
          <w:rPr>
            <w:rtl w:val="0"/>
          </w:rPr>
          <w:delText xml:space="preserve"> respective </w:delText>
        </w:r>
      </w:del>
      <w:commentRangeEnd w:id="2"/>
      <w:r w:rsidDel="00000000" w:rsidR="00000000" w:rsidRPr="00000000">
        <w:commentReference w:id="2"/>
      </w:r>
      <w:r w:rsidDel="00000000" w:rsidR="00000000" w:rsidRPr="00000000">
        <w:rPr>
          <w:rtl w:val="0"/>
        </w:rPr>
        <w:t xml:space="preserve">software components and attributing the respective copyright statements.</w:t>
      </w:r>
      <w:r w:rsidDel="00000000" w:rsidR="00000000" w:rsidRPr="00000000">
        <w:rPr>
          <w:rtl w:val="0"/>
        </w:rPr>
      </w:r>
    </w:p>
    <w:p w:rsidR="00000000" w:rsidDel="00000000" w:rsidP="00000000" w:rsidRDefault="00000000" w:rsidRPr="00000000" w14:paraId="00000015">
      <w:pPr>
        <w:spacing w:after="160" w:lineRule="auto"/>
        <w:rPr/>
      </w:pPr>
      <w:r w:rsidDel="00000000" w:rsidR="00000000" w:rsidRPr="00000000">
        <w:rPr>
          <w:b w:val="1"/>
          <w:rtl w:val="0"/>
        </w:rPr>
        <w:t xml:space="preserve">Copyleft License</w:t>
      </w:r>
      <w:r w:rsidDel="00000000" w:rsidR="00000000" w:rsidRPr="00000000">
        <w:rPr>
          <w:rtl w:val="0"/>
        </w:rPr>
        <w:br w:type="textWrapping"/>
        <w:t xml:space="preserve">A license requiring that derivative works are distributed under the same terms as the original work, also called reciprocal license.</w:t>
      </w:r>
    </w:p>
    <w:p w:rsidR="00000000" w:rsidDel="00000000" w:rsidP="00000000" w:rsidRDefault="00000000" w:rsidRPr="00000000" w14:paraId="00000016">
      <w:pPr>
        <w:spacing w:after="160" w:lineRule="auto"/>
        <w:rPr/>
      </w:pPr>
      <w:r w:rsidDel="00000000" w:rsidR="00000000" w:rsidRPr="00000000">
        <w:rPr>
          <w:b w:val="1"/>
          <w:rtl w:val="0"/>
        </w:rPr>
        <w:t xml:space="preserve">Copyright</w:t>
      </w:r>
      <w:r w:rsidDel="00000000" w:rsidR="00000000" w:rsidRPr="00000000">
        <w:rPr>
          <w:rtl w:val="0"/>
        </w:rPr>
        <w:br w:type="textWrapping"/>
        <w:t xml:space="preserve">Legal protections for original works of authorship.</w:t>
      </w:r>
    </w:p>
    <w:p w:rsidR="00000000" w:rsidDel="00000000" w:rsidP="00000000" w:rsidRDefault="00000000" w:rsidRPr="00000000" w14:paraId="00000017">
      <w:pPr>
        <w:spacing w:after="160" w:lineRule="auto"/>
        <w:jc w:val="center"/>
        <w:rPr>
          <w:b w:val="1"/>
        </w:rPr>
      </w:pPr>
      <w:r w:rsidDel="00000000" w:rsidR="00000000" w:rsidRPr="00000000">
        <w:rPr>
          <w:b w:val="1"/>
          <w:rtl w:val="0"/>
        </w:rPr>
        <w:t xml:space="preserve">D</w:t>
      </w:r>
    </w:p>
    <w:p w:rsidR="00000000" w:rsidDel="00000000" w:rsidP="00000000" w:rsidRDefault="00000000" w:rsidRPr="00000000" w14:paraId="00000018">
      <w:pPr>
        <w:spacing w:after="160" w:lineRule="auto"/>
        <w:rPr/>
      </w:pPr>
      <w:r w:rsidDel="00000000" w:rsidR="00000000" w:rsidRPr="00000000">
        <w:rPr>
          <w:b w:val="1"/>
          <w:rtl w:val="0"/>
        </w:rPr>
        <w:t xml:space="preserve">Dependencies</w:t>
      </w:r>
      <w:r w:rsidDel="00000000" w:rsidR="00000000" w:rsidRPr="00000000">
        <w:rPr>
          <w:rtl w:val="0"/>
        </w:rPr>
        <w:br w:type="textWrapping"/>
        <w:t xml:space="preserve">It can be a library or a code snippet of functionality that is important for another program to execute.</w:t>
      </w:r>
    </w:p>
    <w:p w:rsidR="00000000" w:rsidDel="00000000" w:rsidP="00000000" w:rsidRDefault="00000000" w:rsidRPr="00000000" w14:paraId="00000019">
      <w:pPr>
        <w:spacing w:after="160" w:lineRule="auto"/>
        <w:rPr/>
      </w:pPr>
      <w:r w:rsidDel="00000000" w:rsidR="00000000" w:rsidRPr="00000000">
        <w:rPr>
          <w:b w:val="1"/>
          <w:rtl w:val="0"/>
        </w:rPr>
        <w:t xml:space="preserve">Derivative Work</w:t>
      </w:r>
      <w:r w:rsidDel="00000000" w:rsidR="00000000" w:rsidRPr="00000000">
        <w:rPr>
          <w:rtl w:val="0"/>
        </w:rPr>
        <w:br w:type="textWrapping"/>
        <w:t xml:space="preserve">A new creation/work based upon an original work that has been added to in such a way that it represents a new original work of authorship and not a copy.</w:t>
      </w:r>
    </w:p>
    <w:p w:rsidR="00000000" w:rsidDel="00000000" w:rsidP="00000000" w:rsidRDefault="00000000" w:rsidRPr="00000000" w14:paraId="0000001A">
      <w:pPr>
        <w:spacing w:after="160" w:lineRule="auto"/>
        <w:jc w:val="center"/>
        <w:rPr>
          <w:b w:val="1"/>
        </w:rPr>
      </w:pPr>
      <w:r w:rsidDel="00000000" w:rsidR="00000000" w:rsidRPr="00000000">
        <w:rPr>
          <w:b w:val="1"/>
          <w:rtl w:val="0"/>
        </w:rPr>
        <w:t xml:space="preserve">E</w:t>
      </w:r>
    </w:p>
    <w:p w:rsidR="00000000" w:rsidDel="00000000" w:rsidP="00000000" w:rsidRDefault="00000000" w:rsidRPr="00000000" w14:paraId="0000001B">
      <w:pPr>
        <w:spacing w:after="160" w:lineRule="auto"/>
        <w:jc w:val="center"/>
        <w:rPr>
          <w:b w:val="1"/>
        </w:rPr>
      </w:pPr>
      <w:r w:rsidDel="00000000" w:rsidR="00000000" w:rsidRPr="00000000">
        <w:rPr>
          <w:b w:val="1"/>
          <w:rtl w:val="0"/>
        </w:rPr>
        <w:t xml:space="preserve">F</w:t>
      </w:r>
    </w:p>
    <w:p w:rsidR="00000000" w:rsidDel="00000000" w:rsidP="00000000" w:rsidRDefault="00000000" w:rsidRPr="00000000" w14:paraId="0000001C">
      <w:pPr>
        <w:spacing w:after="160" w:lineRule="auto"/>
        <w:rPr/>
      </w:pPr>
      <w:r w:rsidDel="00000000" w:rsidR="00000000" w:rsidRPr="00000000">
        <w:rPr>
          <w:b w:val="1"/>
          <w:rtl w:val="0"/>
        </w:rPr>
        <w:t xml:space="preserve">Freeware</w:t>
      </w:r>
      <w:r w:rsidDel="00000000" w:rsidR="00000000" w:rsidRPr="00000000">
        <w:rPr>
          <w:rtl w:val="0"/>
        </w:rPr>
        <w:br w:type="textWrapping"/>
        <w:t xml:space="preserve">A term referring to software that is distributed under a proprietary license at no or very low cost.</w:t>
      </w:r>
    </w:p>
    <w:p w:rsidR="00000000" w:rsidDel="00000000" w:rsidP="00000000" w:rsidRDefault="00000000" w:rsidRPr="00000000" w14:paraId="0000001D">
      <w:pPr>
        <w:spacing w:after="160" w:lineRule="auto"/>
        <w:jc w:val="center"/>
        <w:rPr>
          <w:b w:val="1"/>
        </w:rPr>
      </w:pPr>
      <w:r w:rsidDel="00000000" w:rsidR="00000000" w:rsidRPr="00000000">
        <w:rPr>
          <w:b w:val="1"/>
          <w:rtl w:val="0"/>
        </w:rPr>
        <w:t xml:space="preserve">G</w:t>
      </w:r>
    </w:p>
    <w:p w:rsidR="00000000" w:rsidDel="00000000" w:rsidP="00000000" w:rsidRDefault="00000000" w:rsidRPr="00000000" w14:paraId="0000001E">
      <w:pPr>
        <w:spacing w:after="160" w:lineRule="auto"/>
        <w:jc w:val="center"/>
        <w:rPr>
          <w:b w:val="1"/>
        </w:rPr>
      </w:pPr>
      <w:r w:rsidDel="00000000" w:rsidR="00000000" w:rsidRPr="00000000">
        <w:rPr>
          <w:b w:val="1"/>
          <w:rtl w:val="0"/>
        </w:rPr>
        <w:t xml:space="preserve">H</w:t>
      </w:r>
    </w:p>
    <w:p w:rsidR="00000000" w:rsidDel="00000000" w:rsidP="00000000" w:rsidRDefault="00000000" w:rsidRPr="00000000" w14:paraId="0000001F">
      <w:pPr>
        <w:spacing w:after="160" w:lineRule="auto"/>
        <w:jc w:val="center"/>
        <w:rPr>
          <w:b w:val="1"/>
        </w:rPr>
      </w:pPr>
      <w:r w:rsidDel="00000000" w:rsidR="00000000" w:rsidRPr="00000000">
        <w:rPr>
          <w:b w:val="1"/>
          <w:rtl w:val="0"/>
        </w:rPr>
        <w:t xml:space="preserve">I</w:t>
      </w:r>
    </w:p>
    <w:p w:rsidR="00000000" w:rsidDel="00000000" w:rsidP="00000000" w:rsidRDefault="00000000" w:rsidRPr="00000000" w14:paraId="00000020">
      <w:pPr>
        <w:spacing w:after="160" w:lineRule="auto"/>
        <w:rPr/>
      </w:pPr>
      <w:r w:rsidDel="00000000" w:rsidR="00000000" w:rsidRPr="00000000">
        <w:rPr>
          <w:b w:val="1"/>
          <w:rtl w:val="0"/>
        </w:rPr>
        <w:t xml:space="preserve">Intellectual Property</w:t>
      </w:r>
      <w:r w:rsidDel="00000000" w:rsidR="00000000" w:rsidRPr="00000000">
        <w:rPr>
          <w:rtl w:val="0"/>
        </w:rPr>
        <w:br w:type="textWrapping"/>
        <w:t xml:space="preserve">A</w:t>
      </w:r>
      <w:r w:rsidDel="00000000" w:rsidR="00000000" w:rsidRPr="00000000">
        <w:rPr>
          <w:color w:val="202124"/>
          <w:highlight w:val="white"/>
          <w:rtl w:val="0"/>
        </w:rPr>
        <w:t xml:space="preserve"> work or invention that is the result of creativity, such as a manuscript or a design, to which one has rights and for which one may apply for a patent, copyright, trademark, etc.</w:t>
      </w:r>
      <w:r w:rsidDel="00000000" w:rsidR="00000000" w:rsidRPr="00000000">
        <w:rPr>
          <w:rtl w:val="0"/>
        </w:rPr>
      </w:r>
    </w:p>
    <w:p w:rsidR="00000000" w:rsidDel="00000000" w:rsidP="00000000" w:rsidRDefault="00000000" w:rsidRPr="00000000" w14:paraId="00000021">
      <w:pPr>
        <w:spacing w:after="160" w:lineRule="auto"/>
        <w:jc w:val="center"/>
        <w:rPr>
          <w:b w:val="1"/>
        </w:rPr>
      </w:pPr>
      <w:r w:rsidDel="00000000" w:rsidR="00000000" w:rsidRPr="00000000">
        <w:rPr>
          <w:b w:val="1"/>
          <w:rtl w:val="0"/>
        </w:rPr>
        <w:t xml:space="preserve">J</w:t>
      </w:r>
    </w:p>
    <w:p w:rsidR="00000000" w:rsidDel="00000000" w:rsidP="00000000" w:rsidRDefault="00000000" w:rsidRPr="00000000" w14:paraId="00000022">
      <w:pPr>
        <w:spacing w:after="160" w:lineRule="auto"/>
        <w:jc w:val="center"/>
        <w:rPr>
          <w:b w:val="1"/>
        </w:rPr>
      </w:pPr>
      <w:r w:rsidDel="00000000" w:rsidR="00000000" w:rsidRPr="00000000">
        <w:rPr>
          <w:b w:val="1"/>
          <w:rtl w:val="0"/>
        </w:rPr>
        <w:t xml:space="preserve">K</w:t>
      </w:r>
    </w:p>
    <w:p w:rsidR="00000000" w:rsidDel="00000000" w:rsidP="00000000" w:rsidRDefault="00000000" w:rsidRPr="00000000" w14:paraId="00000023">
      <w:pPr>
        <w:spacing w:after="160" w:lineRule="auto"/>
        <w:jc w:val="center"/>
        <w:rPr>
          <w:b w:val="1"/>
        </w:rPr>
      </w:pPr>
      <w:r w:rsidDel="00000000" w:rsidR="00000000" w:rsidRPr="00000000">
        <w:rPr>
          <w:b w:val="1"/>
          <w:rtl w:val="0"/>
        </w:rPr>
        <w:t xml:space="preserve">L</w:t>
      </w:r>
    </w:p>
    <w:p w:rsidR="00000000" w:rsidDel="00000000" w:rsidP="00000000" w:rsidRDefault="00000000" w:rsidRPr="00000000" w14:paraId="00000024">
      <w:pPr>
        <w:spacing w:after="160" w:lineRule="auto"/>
        <w:rPr/>
      </w:pPr>
      <w:r w:rsidDel="00000000" w:rsidR="00000000" w:rsidRPr="00000000">
        <w:rPr>
          <w:b w:val="1"/>
          <w:rtl w:val="0"/>
        </w:rPr>
        <w:t xml:space="preserve">License</w:t>
      </w:r>
      <w:r w:rsidDel="00000000" w:rsidR="00000000" w:rsidRPr="00000000">
        <w:rPr>
          <w:rtl w:val="0"/>
        </w:rPr>
        <w:br w:type="textWrapping"/>
        <w:t xml:space="preserve">The way a copyright or patent holder gives permission or rights to someone else.</w:t>
      </w:r>
    </w:p>
    <w:p w:rsidR="00000000" w:rsidDel="00000000" w:rsidP="00000000" w:rsidRDefault="00000000" w:rsidRPr="00000000" w14:paraId="00000025">
      <w:pPr>
        <w:spacing w:after="160" w:lineRule="auto"/>
        <w:jc w:val="center"/>
        <w:rPr>
          <w:b w:val="1"/>
        </w:rPr>
      </w:pPr>
      <w:r w:rsidDel="00000000" w:rsidR="00000000" w:rsidRPr="00000000">
        <w:rPr>
          <w:b w:val="1"/>
          <w:rtl w:val="0"/>
        </w:rPr>
        <w:t xml:space="preserve">M</w:t>
      </w:r>
    </w:p>
    <w:p w:rsidR="00000000" w:rsidDel="00000000" w:rsidP="00000000" w:rsidRDefault="00000000" w:rsidRPr="00000000" w14:paraId="00000026">
      <w:pPr>
        <w:spacing w:after="160" w:lineRule="auto"/>
        <w:jc w:val="center"/>
        <w:rPr>
          <w:b w:val="1"/>
        </w:rPr>
      </w:pPr>
      <w:r w:rsidDel="00000000" w:rsidR="00000000" w:rsidRPr="00000000">
        <w:rPr>
          <w:b w:val="1"/>
          <w:rtl w:val="0"/>
        </w:rPr>
        <w:t xml:space="preserve">N</w:t>
      </w:r>
    </w:p>
    <w:p w:rsidR="00000000" w:rsidDel="00000000" w:rsidP="00000000" w:rsidRDefault="00000000" w:rsidRPr="00000000" w14:paraId="00000027">
      <w:pPr>
        <w:spacing w:after="160" w:lineRule="auto"/>
        <w:jc w:val="left"/>
        <w:rPr>
          <w:b w:val="1"/>
        </w:rPr>
      </w:pPr>
      <w:r w:rsidDel="00000000" w:rsidR="00000000" w:rsidRPr="00000000">
        <w:rPr>
          <w:b w:val="1"/>
          <w:rtl w:val="0"/>
        </w:rPr>
        <w:t xml:space="preserve">Notice</w:t>
        <w:br w:type="textWrapping"/>
      </w:r>
      <w:r w:rsidDel="00000000" w:rsidR="00000000" w:rsidRPr="00000000">
        <w:rPr>
          <w:rtl w:val="0"/>
        </w:rPr>
        <w:t xml:space="preserve">Open source notices refer to the licenses and copyrights under which the open source components are published.</w:t>
      </w:r>
      <w:r w:rsidDel="00000000" w:rsidR="00000000" w:rsidRPr="00000000">
        <w:rPr>
          <w:rtl w:val="0"/>
        </w:rPr>
      </w:r>
    </w:p>
    <w:p w:rsidR="00000000" w:rsidDel="00000000" w:rsidP="00000000" w:rsidRDefault="00000000" w:rsidRPr="00000000" w14:paraId="00000028">
      <w:pPr>
        <w:spacing w:after="160" w:lineRule="auto"/>
        <w:jc w:val="center"/>
        <w:rPr>
          <w:b w:val="1"/>
        </w:rPr>
      </w:pPr>
      <w:r w:rsidDel="00000000" w:rsidR="00000000" w:rsidRPr="00000000">
        <w:rPr>
          <w:b w:val="1"/>
          <w:rtl w:val="0"/>
        </w:rPr>
        <w:t xml:space="preserve">O</w:t>
      </w:r>
    </w:p>
    <w:p w:rsidR="00000000" w:rsidDel="00000000" w:rsidP="00000000" w:rsidRDefault="00000000" w:rsidRPr="00000000" w14:paraId="00000029">
      <w:pPr>
        <w:spacing w:after="160" w:lineRule="auto"/>
        <w:jc w:val="left"/>
        <w:rPr>
          <w:b w:val="1"/>
        </w:rPr>
      </w:pPr>
      <w:r w:rsidDel="00000000" w:rsidR="00000000" w:rsidRPr="00000000">
        <w:rPr>
          <w:b w:val="1"/>
          <w:rtl w:val="0"/>
        </w:rPr>
        <w:t xml:space="preserve">Obligation</w:t>
        <w:br w:type="textWrapping"/>
      </w:r>
      <w:r w:rsidDel="00000000" w:rsidR="00000000" w:rsidRPr="00000000">
        <w:rPr>
          <w:rtl w:val="0"/>
        </w:rPr>
        <w:t xml:space="preserve">Open source obligation means being morally and legally bound to the terms and conditions stated by the enforced open source license on the respective open source software.</w:t>
      </w:r>
      <w:r w:rsidDel="00000000" w:rsidR="00000000" w:rsidRPr="00000000">
        <w:rPr>
          <w:rtl w:val="0"/>
        </w:rPr>
      </w:r>
    </w:p>
    <w:p w:rsidR="00000000" w:rsidDel="00000000" w:rsidP="00000000" w:rsidRDefault="00000000" w:rsidRPr="00000000" w14:paraId="0000002A">
      <w:pPr>
        <w:spacing w:after="160" w:lineRule="auto"/>
        <w:jc w:val="center"/>
        <w:rPr>
          <w:b w:val="1"/>
        </w:rPr>
      </w:pPr>
      <w:r w:rsidDel="00000000" w:rsidR="00000000" w:rsidRPr="00000000">
        <w:rPr>
          <w:b w:val="1"/>
          <w:rtl w:val="0"/>
        </w:rPr>
        <w:t xml:space="preserve">P</w:t>
      </w:r>
    </w:p>
    <w:p w:rsidR="00000000" w:rsidDel="00000000" w:rsidP="00000000" w:rsidRDefault="00000000" w:rsidRPr="00000000" w14:paraId="0000002B">
      <w:pPr>
        <w:spacing w:after="160" w:lineRule="auto"/>
        <w:rPr/>
      </w:pPr>
      <w:r w:rsidDel="00000000" w:rsidR="00000000" w:rsidRPr="00000000">
        <w:rPr>
          <w:b w:val="1"/>
          <w:rtl w:val="0"/>
        </w:rPr>
        <w:t xml:space="preserve">Patents</w:t>
      </w:r>
      <w:r w:rsidDel="00000000" w:rsidR="00000000" w:rsidRPr="00000000">
        <w:rPr>
          <w:rtl w:val="0"/>
        </w:rPr>
        <w:br w:type="textWrapping"/>
        <w:t xml:space="preserve">Legal protections for inventions (and plants) that are novel and non-obvious.</w:t>
      </w:r>
    </w:p>
    <w:p w:rsidR="00000000" w:rsidDel="00000000" w:rsidP="00000000" w:rsidRDefault="00000000" w:rsidRPr="00000000" w14:paraId="0000002C">
      <w:pPr>
        <w:spacing w:after="160" w:lineRule="auto"/>
        <w:rPr/>
      </w:pPr>
      <w:r w:rsidDel="00000000" w:rsidR="00000000" w:rsidRPr="00000000">
        <w:rPr>
          <w:b w:val="1"/>
          <w:rtl w:val="0"/>
        </w:rPr>
        <w:t xml:space="preserve">Permissive Open Source License</w:t>
      </w:r>
      <w:r w:rsidDel="00000000" w:rsidR="00000000" w:rsidRPr="00000000">
        <w:rPr>
          <w:rtl w:val="0"/>
        </w:rPr>
        <w:br w:type="textWrapping"/>
        <w:t xml:space="preserve">Term often used to describe open source licenses with minimal conditions.</w:t>
      </w:r>
    </w:p>
    <w:p w:rsidR="00000000" w:rsidDel="00000000" w:rsidP="00000000" w:rsidRDefault="00000000" w:rsidRPr="00000000" w14:paraId="0000002D">
      <w:pPr>
        <w:spacing w:after="160" w:lineRule="auto"/>
        <w:rPr/>
      </w:pPr>
      <w:r w:rsidDel="00000000" w:rsidR="00000000" w:rsidRPr="00000000">
        <w:rPr>
          <w:b w:val="1"/>
          <w:rtl w:val="0"/>
        </w:rPr>
        <w:t xml:space="preserve">Proprietary License </w:t>
      </w:r>
      <w:r w:rsidDel="00000000" w:rsidR="00000000" w:rsidRPr="00000000">
        <w:rPr>
          <w:rtl w:val="0"/>
        </w:rPr>
        <w:br w:type="textWrapping"/>
        <w:t xml:space="preserve">A license that generally has restrictions on the usage, modification, and/ or distribution of the software and often does not provide access to the source code.</w:t>
      </w:r>
    </w:p>
    <w:p w:rsidR="00000000" w:rsidDel="00000000" w:rsidP="00000000" w:rsidRDefault="00000000" w:rsidRPr="00000000" w14:paraId="0000002E">
      <w:pPr>
        <w:spacing w:after="160" w:lineRule="auto"/>
        <w:rPr/>
      </w:pPr>
      <w:r w:rsidDel="00000000" w:rsidR="00000000" w:rsidRPr="00000000">
        <w:rPr>
          <w:b w:val="1"/>
          <w:rtl w:val="0"/>
        </w:rPr>
        <w:t xml:space="preserve">Public Domain</w:t>
      </w:r>
      <w:r w:rsidDel="00000000" w:rsidR="00000000" w:rsidRPr="00000000">
        <w:rPr>
          <w:rtl w:val="0"/>
        </w:rPr>
        <w:br w:type="textWrapping"/>
        <w:t xml:space="preserve">Software not protected by copyright and therefore usable by the public without requiring a license.</w:t>
      </w:r>
    </w:p>
    <w:p w:rsidR="00000000" w:rsidDel="00000000" w:rsidP="00000000" w:rsidRDefault="00000000" w:rsidRPr="00000000" w14:paraId="0000002F">
      <w:pPr>
        <w:spacing w:after="160" w:lineRule="auto"/>
        <w:jc w:val="center"/>
        <w:rPr>
          <w:b w:val="1"/>
        </w:rPr>
      </w:pPr>
      <w:r w:rsidDel="00000000" w:rsidR="00000000" w:rsidRPr="00000000">
        <w:rPr>
          <w:b w:val="1"/>
          <w:rtl w:val="0"/>
        </w:rPr>
        <w:t xml:space="preserve">Q</w:t>
      </w:r>
    </w:p>
    <w:p w:rsidR="00000000" w:rsidDel="00000000" w:rsidP="00000000" w:rsidRDefault="00000000" w:rsidRPr="00000000" w14:paraId="00000030">
      <w:pPr>
        <w:spacing w:after="160" w:lineRule="auto"/>
        <w:jc w:val="center"/>
        <w:rPr>
          <w:b w:val="1"/>
        </w:rPr>
      </w:pPr>
      <w:r w:rsidDel="00000000" w:rsidR="00000000" w:rsidRPr="00000000">
        <w:rPr>
          <w:b w:val="1"/>
          <w:rtl w:val="0"/>
        </w:rPr>
        <w:t xml:space="preserve">R</w:t>
      </w:r>
    </w:p>
    <w:p w:rsidR="00000000" w:rsidDel="00000000" w:rsidP="00000000" w:rsidRDefault="00000000" w:rsidRPr="00000000" w14:paraId="00000031">
      <w:pPr>
        <w:spacing w:after="160" w:lineRule="auto"/>
        <w:jc w:val="center"/>
        <w:rPr>
          <w:b w:val="1"/>
        </w:rPr>
      </w:pPr>
      <w:r w:rsidDel="00000000" w:rsidR="00000000" w:rsidRPr="00000000">
        <w:rPr>
          <w:b w:val="1"/>
          <w:rtl w:val="0"/>
        </w:rPr>
        <w:t xml:space="preserve">S</w:t>
      </w:r>
    </w:p>
    <w:p w:rsidR="00000000" w:rsidDel="00000000" w:rsidP="00000000" w:rsidRDefault="00000000" w:rsidRPr="00000000" w14:paraId="00000032">
      <w:pPr>
        <w:spacing w:after="160" w:lineRule="auto"/>
        <w:rPr/>
      </w:pPr>
      <w:r w:rsidDel="00000000" w:rsidR="00000000" w:rsidRPr="00000000">
        <w:rPr>
          <w:b w:val="1"/>
          <w:rtl w:val="0"/>
        </w:rPr>
        <w:t xml:space="preserve">Shareware</w:t>
      </w:r>
      <w:r w:rsidDel="00000000" w:rsidR="00000000" w:rsidRPr="00000000">
        <w:rPr>
          <w:rtl w:val="0"/>
        </w:rPr>
        <w:br w:type="textWrapping"/>
        <w:t xml:space="preserve">Proprietary software provided to users on a trial basis, for a limited time, free of charge, and with limited functionalities or features.</w:t>
      </w:r>
    </w:p>
    <w:p w:rsidR="00000000" w:rsidDel="00000000" w:rsidP="00000000" w:rsidRDefault="00000000" w:rsidRPr="00000000" w14:paraId="00000033">
      <w:pPr>
        <w:spacing w:after="160" w:lineRule="auto"/>
        <w:rPr/>
      </w:pPr>
      <w:r w:rsidDel="00000000" w:rsidR="00000000" w:rsidRPr="00000000">
        <w:rPr>
          <w:b w:val="1"/>
          <w:rtl w:val="0"/>
        </w:rPr>
        <w:t xml:space="preserve">Software Bill of Materials (SBOM)</w:t>
        <w:br w:type="textWrapping"/>
      </w:r>
      <w:r w:rsidDel="00000000" w:rsidR="00000000" w:rsidRPr="00000000">
        <w:rPr>
          <w:rtl w:val="0"/>
        </w:rPr>
        <w:t xml:space="preserve">Software Bill of Materials (SBOM) is a nested inventory for software, a list of ingredients that make up software components. </w:t>
      </w:r>
      <w:commentRangeStart w:id="3"/>
      <w:r w:rsidDel="00000000" w:rsidR="00000000" w:rsidRPr="00000000">
        <w:rPr>
          <w:rtl w:val="0"/>
        </w:rPr>
        <w:t xml:space="preserve">You can learn more about SBOM in the </w:t>
      </w:r>
      <w:hyperlink r:id="rId10">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spacing w:after="160" w:lineRule="auto"/>
        <w:jc w:val="center"/>
        <w:rPr>
          <w:b w:val="1"/>
        </w:rPr>
      </w:pPr>
      <w:r w:rsidDel="00000000" w:rsidR="00000000" w:rsidRPr="00000000">
        <w:rPr>
          <w:b w:val="1"/>
          <w:rtl w:val="0"/>
        </w:rPr>
        <w:t xml:space="preserve">T</w:t>
      </w:r>
    </w:p>
    <w:p w:rsidR="00000000" w:rsidDel="00000000" w:rsidP="00000000" w:rsidRDefault="00000000" w:rsidRPr="00000000" w14:paraId="00000035">
      <w:pPr>
        <w:spacing w:after="160" w:lineRule="auto"/>
        <w:rPr/>
      </w:pPr>
      <w:r w:rsidDel="00000000" w:rsidR="00000000" w:rsidRPr="00000000">
        <w:rPr>
          <w:b w:val="1"/>
          <w:rtl w:val="0"/>
        </w:rPr>
        <w:t xml:space="preserve">Trademarks</w:t>
      </w:r>
      <w:r w:rsidDel="00000000" w:rsidR="00000000" w:rsidRPr="00000000">
        <w:rPr>
          <w:rtl w:val="0"/>
        </w:rPr>
        <w:t xml:space="preserve"> </w:t>
        <w:br w:type="textWrapping"/>
        <w:t xml:space="preserve">Legal protections for marks (such as words, logos, slogans, colors, etc.) that </w:t>
      </w:r>
      <w:ins w:author="Mary Hardy" w:id="2" w:date="2023-03-15T23:04:18Z">
        <w:r w:rsidDel="00000000" w:rsidR="00000000" w:rsidRPr="00000000">
          <w:rPr>
            <w:rtl w:val="0"/>
          </w:rPr>
          <w:t xml:space="preserve">indicate</w:t>
        </w:r>
      </w:ins>
      <w:del w:author="Mary Hardy" w:id="2" w:date="2023-03-15T23:04:18Z">
        <w:r w:rsidDel="00000000" w:rsidR="00000000" w:rsidRPr="00000000">
          <w:rPr>
            <w:rtl w:val="0"/>
          </w:rPr>
          <w:delText xml:space="preserve">are connected to</w:delText>
        </w:r>
      </w:del>
      <w:r w:rsidDel="00000000" w:rsidR="00000000" w:rsidRPr="00000000">
        <w:rPr>
          <w:rtl w:val="0"/>
        </w:rPr>
        <w:t xml:space="preserve"> product </w:t>
      </w:r>
      <w:ins w:author="Mary Hardy" w:id="3" w:date="2023-03-15T23:04:24Z">
        <w:r w:rsidDel="00000000" w:rsidR="00000000" w:rsidRPr="00000000">
          <w:rPr>
            <w:rtl w:val="0"/>
          </w:rPr>
          <w:t xml:space="preserve">origin</w:t>
        </w:r>
      </w:ins>
      <w:del w:author="Mary Hardy" w:id="3" w:date="2023-03-15T23:04:24Z">
        <w:r w:rsidDel="00000000" w:rsidR="00000000" w:rsidRPr="00000000">
          <w:rPr>
            <w:rtl w:val="0"/>
          </w:rPr>
          <w:delText xml:space="preserve">identification</w:delText>
        </w:r>
      </w:del>
      <w:r w:rsidDel="00000000" w:rsidR="00000000" w:rsidRPr="00000000">
        <w:rPr>
          <w:rtl w:val="0"/>
        </w:rPr>
        <w:t xml:space="preserve">.</w:t>
      </w:r>
    </w:p>
    <w:p w:rsidR="00000000" w:rsidDel="00000000" w:rsidP="00000000" w:rsidRDefault="00000000" w:rsidRPr="00000000" w14:paraId="00000036">
      <w:pPr>
        <w:spacing w:after="160" w:lineRule="auto"/>
        <w:rPr/>
      </w:pPr>
      <w:r w:rsidDel="00000000" w:rsidR="00000000" w:rsidRPr="00000000">
        <w:rPr>
          <w:b w:val="1"/>
          <w:rtl w:val="0"/>
        </w:rPr>
        <w:t xml:space="preserve">Trade Secrets</w:t>
      </w:r>
      <w:r w:rsidDel="00000000" w:rsidR="00000000" w:rsidRPr="00000000">
        <w:rPr>
          <w:rtl w:val="0"/>
        </w:rPr>
        <w:br w:type="textWrapping"/>
        <w:t xml:space="preserve">Legal protections for confidential business information, usually processes or procedures.</w:t>
      </w:r>
    </w:p>
    <w:p w:rsidR="00000000" w:rsidDel="00000000" w:rsidP="00000000" w:rsidRDefault="00000000" w:rsidRPr="00000000" w14:paraId="00000037">
      <w:pPr>
        <w:spacing w:after="160" w:lineRule="auto"/>
        <w:jc w:val="center"/>
        <w:rPr>
          <w:b w:val="1"/>
        </w:rPr>
      </w:pPr>
      <w:r w:rsidDel="00000000" w:rsidR="00000000" w:rsidRPr="00000000">
        <w:rPr>
          <w:b w:val="1"/>
          <w:rtl w:val="0"/>
        </w:rPr>
        <w:t xml:space="preserve">U</w:t>
      </w:r>
    </w:p>
    <w:p w:rsidR="00000000" w:rsidDel="00000000" w:rsidP="00000000" w:rsidRDefault="00000000" w:rsidRPr="00000000" w14:paraId="00000038">
      <w:pPr>
        <w:spacing w:after="160" w:lineRule="auto"/>
        <w:jc w:val="center"/>
        <w:rPr>
          <w:b w:val="1"/>
        </w:rPr>
      </w:pPr>
      <w:r w:rsidDel="00000000" w:rsidR="00000000" w:rsidRPr="00000000">
        <w:rPr>
          <w:b w:val="1"/>
          <w:rtl w:val="0"/>
        </w:rPr>
        <w:t xml:space="preserve">V</w:t>
      </w:r>
    </w:p>
    <w:p w:rsidR="00000000" w:rsidDel="00000000" w:rsidP="00000000" w:rsidRDefault="00000000" w:rsidRPr="00000000" w14:paraId="00000039">
      <w:pPr>
        <w:spacing w:after="160" w:lineRule="auto"/>
        <w:jc w:val="center"/>
        <w:rPr>
          <w:b w:val="1"/>
        </w:rPr>
      </w:pPr>
      <w:r w:rsidDel="00000000" w:rsidR="00000000" w:rsidRPr="00000000">
        <w:rPr>
          <w:b w:val="1"/>
          <w:rtl w:val="0"/>
        </w:rPr>
        <w:t xml:space="preserve">W</w:t>
      </w:r>
    </w:p>
    <w:p w:rsidR="00000000" w:rsidDel="00000000" w:rsidP="00000000" w:rsidRDefault="00000000" w:rsidRPr="00000000" w14:paraId="0000003A">
      <w:pPr>
        <w:spacing w:after="160" w:lineRule="auto"/>
        <w:jc w:val="center"/>
        <w:rPr>
          <w:b w:val="1"/>
        </w:rPr>
      </w:pPr>
      <w:r w:rsidDel="00000000" w:rsidR="00000000" w:rsidRPr="00000000">
        <w:rPr>
          <w:b w:val="1"/>
          <w:rtl w:val="0"/>
        </w:rPr>
        <w:t xml:space="preserve">X</w:t>
      </w:r>
    </w:p>
    <w:p w:rsidR="00000000" w:rsidDel="00000000" w:rsidP="00000000" w:rsidRDefault="00000000" w:rsidRPr="00000000" w14:paraId="0000003B">
      <w:pPr>
        <w:spacing w:after="160" w:lineRule="auto"/>
        <w:jc w:val="center"/>
        <w:rPr>
          <w:b w:val="1"/>
        </w:rPr>
      </w:pPr>
      <w:r w:rsidDel="00000000" w:rsidR="00000000" w:rsidRPr="00000000">
        <w:rPr>
          <w:b w:val="1"/>
          <w:rtl w:val="0"/>
        </w:rPr>
        <w:t xml:space="preserve">Y</w:t>
      </w:r>
    </w:p>
    <w:p w:rsidR="00000000" w:rsidDel="00000000" w:rsidP="00000000" w:rsidRDefault="00000000" w:rsidRPr="00000000" w14:paraId="0000003C">
      <w:pPr>
        <w:spacing w:after="160" w:lineRule="auto"/>
        <w:jc w:val="center"/>
        <w:rPr>
          <w:b w:val="1"/>
        </w:rPr>
      </w:pPr>
      <w:r w:rsidDel="00000000" w:rsidR="00000000" w:rsidRPr="00000000">
        <w:rPr>
          <w:b w:val="1"/>
          <w:rtl w:val="0"/>
        </w:rPr>
        <w:t xml:space="preserve">Z</w:t>
      </w:r>
      <w:r w:rsidDel="00000000" w:rsidR="00000000" w:rsidRPr="00000000">
        <w:rPr>
          <w:rtl w:val="0"/>
        </w:rPr>
      </w:r>
    </w:p>
    <w:p w:rsidR="00000000" w:rsidDel="00000000" w:rsidP="00000000" w:rsidRDefault="00000000" w:rsidRPr="00000000" w14:paraId="0000003D">
      <w:pPr>
        <w:pStyle w:val="Heading3"/>
        <w:spacing w:after="160" w:before="0" w:lineRule="auto"/>
        <w:rPr>
          <w:b w:val="1"/>
          <w:sz w:val="24"/>
          <w:szCs w:val="24"/>
        </w:rPr>
      </w:pPr>
      <w:bookmarkStart w:colFirst="0" w:colLast="0" w:name="_62vt426qe36o" w:id="6"/>
      <w:bookmarkEnd w:id="6"/>
      <w:r w:rsidDel="00000000" w:rsidR="00000000" w:rsidRPr="00000000">
        <w:rPr>
          <w:rtl w:val="0"/>
        </w:rPr>
        <w:t xml:space="preserve">License Acronyms</w:t>
      </w:r>
      <w:r w:rsidDel="00000000" w:rsidR="00000000" w:rsidRPr="00000000">
        <w:rPr>
          <w:rtl w:val="0"/>
        </w:rPr>
      </w:r>
    </w:p>
    <w:p w:rsidR="00000000" w:rsidDel="00000000" w:rsidP="00000000" w:rsidRDefault="00000000" w:rsidRPr="00000000" w14:paraId="0000003E">
      <w:pPr>
        <w:spacing w:after="160" w:lineRule="auto"/>
        <w:jc w:val="center"/>
        <w:rPr>
          <w:b w:val="1"/>
        </w:rPr>
      </w:pPr>
      <w:r w:rsidDel="00000000" w:rsidR="00000000" w:rsidRPr="00000000">
        <w:rPr>
          <w:b w:val="1"/>
          <w:rtl w:val="0"/>
        </w:rPr>
        <w:t xml:space="preserve">Table: E</w:t>
      </w:r>
      <w:r w:rsidDel="00000000" w:rsidR="00000000" w:rsidRPr="00000000">
        <w:rPr>
          <w:b w:val="1"/>
          <w:rtl w:val="0"/>
        </w:rPr>
        <w:t xml:space="preserve">xamples of License Acronyms</w:t>
      </w:r>
      <w:r w:rsidDel="00000000" w:rsidR="00000000" w:rsidRPr="00000000">
        <w:rPr>
          <w:rtl w:val="0"/>
        </w:rPr>
      </w:r>
    </w:p>
    <w:tbl>
      <w:tblPr>
        <w:tblStyle w:val="Table1"/>
        <w:tblW w:w="10665.0" w:type="dxa"/>
        <w:jc w:val="left"/>
        <w:tblInd w:w="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2385"/>
        <w:gridCol w:w="8280"/>
        <w:tblGridChange w:id="0">
          <w:tblGrid>
            <w:gridCol w:w="2385"/>
            <w:gridCol w:w="8280"/>
          </w:tblGrid>
        </w:tblGridChange>
      </w:tblGrid>
      <w:tr>
        <w:trPr>
          <w:cantSplit w:val="0"/>
          <w:tblHeader w:val="1"/>
        </w:trPr>
        <w:tc>
          <w:tcPr/>
          <w:p w:rsidR="00000000" w:rsidDel="00000000" w:rsidP="00000000" w:rsidRDefault="00000000" w:rsidRPr="00000000" w14:paraId="0000003F">
            <w:pPr>
              <w:spacing w:after="160" w:lineRule="auto"/>
              <w:rPr>
                <w:b w:val="1"/>
              </w:rPr>
            </w:pPr>
            <w:r w:rsidDel="00000000" w:rsidR="00000000" w:rsidRPr="00000000">
              <w:rPr>
                <w:b w:val="1"/>
                <w:rtl w:val="0"/>
              </w:rPr>
              <w:t xml:space="preserve">Acronym</w:t>
            </w:r>
          </w:p>
        </w:tc>
        <w:tc>
          <w:tcPr/>
          <w:p w:rsidR="00000000" w:rsidDel="00000000" w:rsidP="00000000" w:rsidRDefault="00000000" w:rsidRPr="00000000" w14:paraId="00000040">
            <w:pPr>
              <w:spacing w:after="160" w:lineRule="auto"/>
              <w:rPr>
                <w:b w:val="1"/>
              </w:rPr>
            </w:pPr>
            <w:r w:rsidDel="00000000" w:rsidR="00000000" w:rsidRPr="00000000">
              <w:rPr>
                <w:b w:val="1"/>
                <w:rtl w:val="0"/>
              </w:rPr>
              <w:t xml:space="preserve">Full License Name</w:t>
            </w:r>
          </w:p>
        </w:tc>
      </w:tr>
      <w:tr>
        <w:trPr>
          <w:cantSplit w:val="0"/>
          <w:tblHeader w:val="0"/>
        </w:trPr>
        <w:tc>
          <w:tcPr/>
          <w:p w:rsidR="00000000" w:rsidDel="00000000" w:rsidP="00000000" w:rsidRDefault="00000000" w:rsidRPr="00000000" w14:paraId="00000041">
            <w:pPr>
              <w:spacing w:after="160" w:lineRule="auto"/>
              <w:rPr/>
            </w:pPr>
            <w:r w:rsidDel="00000000" w:rsidR="00000000" w:rsidRPr="00000000">
              <w:rPr>
                <w:rtl w:val="0"/>
              </w:rPr>
              <w:t xml:space="preserve">AGPL</w:t>
            </w:r>
          </w:p>
        </w:tc>
        <w:tc>
          <w:tcPr/>
          <w:p w:rsidR="00000000" w:rsidDel="00000000" w:rsidP="00000000" w:rsidRDefault="00000000" w:rsidRPr="00000000" w14:paraId="00000042">
            <w:pPr>
              <w:spacing w:after="160" w:lineRule="auto"/>
              <w:rPr/>
            </w:pPr>
            <w:r w:rsidDel="00000000" w:rsidR="00000000" w:rsidRPr="00000000">
              <w:rPr>
                <w:rtl w:val="0"/>
              </w:rPr>
              <w:t xml:space="preserve">Affero General Public License</w:t>
            </w:r>
          </w:p>
        </w:tc>
      </w:tr>
      <w:tr>
        <w:trPr>
          <w:cantSplit w:val="0"/>
          <w:tblHeader w:val="0"/>
        </w:trPr>
        <w:tc>
          <w:tcPr/>
          <w:p w:rsidR="00000000" w:rsidDel="00000000" w:rsidP="00000000" w:rsidRDefault="00000000" w:rsidRPr="00000000" w14:paraId="00000043">
            <w:pPr>
              <w:spacing w:after="160" w:lineRule="auto"/>
              <w:rPr/>
            </w:pPr>
            <w:r w:rsidDel="00000000" w:rsidR="00000000" w:rsidRPr="00000000">
              <w:rPr>
                <w:rtl w:val="0"/>
              </w:rPr>
              <w:t xml:space="preserve">MPL</w:t>
            </w:r>
          </w:p>
        </w:tc>
        <w:tc>
          <w:tcPr/>
          <w:p w:rsidR="00000000" w:rsidDel="00000000" w:rsidP="00000000" w:rsidRDefault="00000000" w:rsidRPr="00000000" w14:paraId="00000044">
            <w:pPr>
              <w:spacing w:after="160" w:lineRule="auto"/>
              <w:rPr/>
            </w:pPr>
            <w:r w:rsidDel="00000000" w:rsidR="00000000" w:rsidRPr="00000000">
              <w:rPr>
                <w:rtl w:val="0"/>
              </w:rPr>
              <w:t xml:space="preserve">Mozilla Public License</w:t>
            </w:r>
          </w:p>
        </w:tc>
      </w:tr>
      <w:tr>
        <w:trPr>
          <w:cantSplit w:val="0"/>
          <w:tblHeader w:val="0"/>
        </w:trPr>
        <w:tc>
          <w:tcPr/>
          <w:p w:rsidR="00000000" w:rsidDel="00000000" w:rsidP="00000000" w:rsidRDefault="00000000" w:rsidRPr="00000000" w14:paraId="00000045">
            <w:pPr>
              <w:spacing w:after="160" w:lineRule="auto"/>
              <w:rPr/>
            </w:pPr>
            <w:r w:rsidDel="00000000" w:rsidR="00000000" w:rsidRPr="00000000">
              <w:rPr>
                <w:rtl w:val="0"/>
              </w:rPr>
              <w:t xml:space="preserve">LGPL</w:t>
            </w:r>
          </w:p>
        </w:tc>
        <w:tc>
          <w:tcPr/>
          <w:p w:rsidR="00000000" w:rsidDel="00000000" w:rsidP="00000000" w:rsidRDefault="00000000" w:rsidRPr="00000000" w14:paraId="00000046">
            <w:pPr>
              <w:spacing w:after="160" w:lineRule="auto"/>
              <w:rPr/>
            </w:pPr>
            <w:r w:rsidDel="00000000" w:rsidR="00000000" w:rsidRPr="00000000">
              <w:rPr>
                <w:rtl w:val="0"/>
              </w:rPr>
              <w:t xml:space="preserve">Lesser General Public License</w:t>
            </w:r>
          </w:p>
        </w:tc>
      </w:tr>
      <w:tr>
        <w:trPr>
          <w:cantSplit w:val="0"/>
          <w:tblHeader w:val="0"/>
        </w:trPr>
        <w:tc>
          <w:tcPr/>
          <w:p w:rsidR="00000000" w:rsidDel="00000000" w:rsidP="00000000" w:rsidRDefault="00000000" w:rsidRPr="00000000" w14:paraId="00000047">
            <w:pPr>
              <w:spacing w:after="160" w:lineRule="auto"/>
              <w:rPr/>
            </w:pPr>
            <w:r w:rsidDel="00000000" w:rsidR="00000000" w:rsidRPr="00000000">
              <w:rPr>
                <w:rtl w:val="0"/>
              </w:rPr>
              <w:t xml:space="preserve">GPL</w:t>
            </w:r>
          </w:p>
        </w:tc>
        <w:tc>
          <w:tcPr/>
          <w:p w:rsidR="00000000" w:rsidDel="00000000" w:rsidP="00000000" w:rsidRDefault="00000000" w:rsidRPr="00000000" w14:paraId="00000048">
            <w:pPr>
              <w:spacing w:after="160" w:lineRule="auto"/>
              <w:rPr/>
            </w:pPr>
            <w:r w:rsidDel="00000000" w:rsidR="00000000" w:rsidRPr="00000000">
              <w:rPr>
                <w:rtl w:val="0"/>
              </w:rPr>
              <w:t xml:space="preserve">General Public License</w:t>
            </w:r>
          </w:p>
        </w:tc>
      </w:tr>
      <w:tr>
        <w:trPr>
          <w:cantSplit w:val="0"/>
          <w:tblHeader w:val="0"/>
        </w:trPr>
        <w:tc>
          <w:tcPr/>
          <w:p w:rsidR="00000000" w:rsidDel="00000000" w:rsidP="00000000" w:rsidRDefault="00000000" w:rsidRPr="00000000" w14:paraId="00000049">
            <w:pPr>
              <w:spacing w:after="160" w:lineRule="auto"/>
              <w:rPr/>
            </w:pPr>
            <w:r w:rsidDel="00000000" w:rsidR="00000000" w:rsidRPr="00000000">
              <w:rPr>
                <w:rtl w:val="0"/>
              </w:rPr>
              <w:t xml:space="preserve">EPL</w:t>
            </w:r>
          </w:p>
        </w:tc>
        <w:tc>
          <w:tcPr/>
          <w:p w:rsidR="00000000" w:rsidDel="00000000" w:rsidP="00000000" w:rsidRDefault="00000000" w:rsidRPr="00000000" w14:paraId="0000004A">
            <w:pPr>
              <w:spacing w:after="160" w:lineRule="auto"/>
              <w:rPr/>
            </w:pPr>
            <w:r w:rsidDel="00000000" w:rsidR="00000000" w:rsidRPr="00000000">
              <w:rPr>
                <w:rtl w:val="0"/>
              </w:rPr>
              <w:t xml:space="preserve">Eclipse Public License</w:t>
            </w:r>
          </w:p>
        </w:tc>
      </w:tr>
      <w:tr>
        <w:trPr>
          <w:cantSplit w:val="0"/>
          <w:tblHeader w:val="0"/>
        </w:trPr>
        <w:tc>
          <w:tcPr/>
          <w:p w:rsidR="00000000" w:rsidDel="00000000" w:rsidP="00000000" w:rsidRDefault="00000000" w:rsidRPr="00000000" w14:paraId="0000004B">
            <w:pPr>
              <w:spacing w:after="160" w:lineRule="auto"/>
              <w:rPr/>
            </w:pPr>
            <w:r w:rsidDel="00000000" w:rsidR="00000000" w:rsidRPr="00000000">
              <w:rPr>
                <w:rtl w:val="0"/>
              </w:rPr>
              <w:t xml:space="preserve">BSD</w:t>
            </w:r>
          </w:p>
        </w:tc>
        <w:tc>
          <w:tcPr/>
          <w:p w:rsidR="00000000" w:rsidDel="00000000" w:rsidP="00000000" w:rsidRDefault="00000000" w:rsidRPr="00000000" w14:paraId="0000004C">
            <w:pPr>
              <w:spacing w:after="160" w:lineRule="auto"/>
              <w:rPr/>
            </w:pPr>
            <w:r w:rsidDel="00000000" w:rsidR="00000000" w:rsidRPr="00000000">
              <w:rPr>
                <w:rtl w:val="0"/>
              </w:rPr>
              <w:t xml:space="preserve">Berkeley Software Distribution</w:t>
            </w:r>
          </w:p>
        </w:tc>
      </w:tr>
      <w:tr>
        <w:trPr>
          <w:cantSplit w:val="0"/>
          <w:tblHeader w:val="0"/>
        </w:trPr>
        <w:tc>
          <w:tcPr/>
          <w:p w:rsidR="00000000" w:rsidDel="00000000" w:rsidP="00000000" w:rsidRDefault="00000000" w:rsidRPr="00000000" w14:paraId="0000004D">
            <w:pPr>
              <w:spacing w:after="160" w:lineRule="auto"/>
              <w:rPr/>
            </w:pPr>
            <w:r w:rsidDel="00000000" w:rsidR="00000000" w:rsidRPr="00000000">
              <w:rPr>
                <w:rtl w:val="0"/>
              </w:rPr>
              <w:t xml:space="preserve">CC-BY-ND</w:t>
            </w:r>
          </w:p>
        </w:tc>
        <w:tc>
          <w:tcPr/>
          <w:p w:rsidR="00000000" w:rsidDel="00000000" w:rsidP="00000000" w:rsidRDefault="00000000" w:rsidRPr="00000000" w14:paraId="0000004E">
            <w:pPr>
              <w:spacing w:after="160" w:lineRule="auto"/>
              <w:rPr/>
            </w:pPr>
            <w:r w:rsidDel="00000000" w:rsidR="00000000" w:rsidRPr="00000000">
              <w:rPr>
                <w:rtl w:val="0"/>
              </w:rPr>
              <w:t xml:space="preserve">Creative Commons Attribution NonDerivative</w:t>
            </w:r>
            <w:r w:rsidDel="00000000" w:rsidR="00000000" w:rsidRPr="00000000">
              <w:rPr>
                <w:rtl w:val="0"/>
              </w:rPr>
            </w:r>
          </w:p>
        </w:tc>
      </w:tr>
      <w:tr>
        <w:trPr>
          <w:cantSplit w:val="0"/>
          <w:tblHeader w:val="0"/>
        </w:trPr>
        <w:tc>
          <w:tcPr/>
          <w:p w:rsidR="00000000" w:rsidDel="00000000" w:rsidP="00000000" w:rsidRDefault="00000000" w:rsidRPr="00000000" w14:paraId="0000004F">
            <w:pPr>
              <w:spacing w:after="160" w:lineRule="auto"/>
              <w:rPr/>
            </w:pPr>
            <w:r w:rsidDel="00000000" w:rsidR="00000000" w:rsidRPr="00000000">
              <w:rPr>
                <w:rtl w:val="0"/>
              </w:rPr>
              <w:t xml:space="preserve">CC-BY-SA</w:t>
            </w:r>
            <w:r w:rsidDel="00000000" w:rsidR="00000000" w:rsidRPr="00000000">
              <w:rPr>
                <w:rtl w:val="0"/>
              </w:rPr>
            </w:r>
          </w:p>
        </w:tc>
        <w:tc>
          <w:tcPr/>
          <w:p w:rsidR="00000000" w:rsidDel="00000000" w:rsidP="00000000" w:rsidRDefault="00000000" w:rsidRPr="00000000" w14:paraId="00000050">
            <w:pPr>
              <w:spacing w:after="160" w:lineRule="auto"/>
              <w:rPr/>
            </w:pPr>
            <w:r w:rsidDel="00000000" w:rsidR="00000000" w:rsidRPr="00000000">
              <w:rPr>
                <w:rtl w:val="0"/>
              </w:rPr>
              <w:t xml:space="preserve">Creative Commons Attribution ShareAlike</w:t>
            </w:r>
          </w:p>
        </w:tc>
      </w:tr>
    </w:tbl>
    <w:p w:rsidR="00000000" w:rsidDel="00000000" w:rsidP="00000000" w:rsidRDefault="00000000" w:rsidRPr="00000000" w14:paraId="00000051">
      <w:pPr>
        <w:spacing w:after="160" w:before="200" w:lineRule="auto"/>
        <w:rPr>
          <w:sz w:val="20"/>
          <w:szCs w:val="20"/>
        </w:rPr>
      </w:pPr>
      <w:r w:rsidDel="00000000" w:rsidR="00000000" w:rsidRPr="00000000">
        <w:rPr>
          <w:rtl w:val="0"/>
        </w:rPr>
        <w:t xml:space="preserve">For a more detailed list of licenses and their acronyms, take a look at the </w:t>
      </w:r>
      <w:hyperlink r:id="rId11">
        <w:r w:rsidDel="00000000" w:rsidR="00000000" w:rsidRPr="00000000">
          <w:rPr>
            <w:color w:val="1155cc"/>
            <w:u w:val="single"/>
            <w:rtl w:val="0"/>
          </w:rPr>
          <w:t xml:space="preserve">SPDX License List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spacing w:after="480" w:before="0" w:lineRule="auto"/>
        <w:rPr/>
      </w:pPr>
      <w:r w:rsidDel="00000000" w:rsidR="00000000" w:rsidRPr="00000000">
        <w:rPr>
          <w:rtl w:val="0"/>
        </w:rPr>
        <w:t xml:space="preserve">[+ Additional standard pages added by LF]</w:t>
      </w:r>
    </w:p>
    <w:p w:rsidR="00000000" w:rsidDel="00000000" w:rsidP="00000000" w:rsidRDefault="00000000" w:rsidRPr="00000000" w14:paraId="00000053">
      <w:pPr>
        <w:pStyle w:val="Heading2"/>
        <w:spacing w:after="240" w:before="0" w:lineRule="auto"/>
        <w:rPr/>
      </w:pPr>
      <w:bookmarkStart w:colFirst="0" w:colLast="0" w:name="_5mazwt969jgm" w:id="7"/>
      <w:bookmarkEnd w:id="7"/>
      <w:r w:rsidDel="00000000" w:rsidR="00000000" w:rsidRPr="00000000">
        <w:rPr>
          <w:rtl w:val="0"/>
        </w:rPr>
        <w:t xml:space="preserve">Open Source License Compliance Management</w:t>
      </w:r>
    </w:p>
    <w:p w:rsidR="00000000" w:rsidDel="00000000" w:rsidP="00000000" w:rsidRDefault="00000000" w:rsidRPr="00000000" w14:paraId="00000054">
      <w:pPr>
        <w:pStyle w:val="Heading3"/>
        <w:spacing w:after="160" w:before="0" w:lineRule="auto"/>
        <w:rPr/>
      </w:pPr>
      <w:bookmarkStart w:colFirst="0" w:colLast="0" w:name="_tdxaop9kaj17" w:id="8"/>
      <w:bookmarkEnd w:id="8"/>
      <w:r w:rsidDel="00000000" w:rsidR="00000000" w:rsidRPr="00000000">
        <w:rPr>
          <w:rtl w:val="0"/>
        </w:rPr>
        <w:t xml:space="preserve">What to Keep in Mind</w:t>
      </w:r>
      <w:r w:rsidDel="00000000" w:rsidR="00000000" w:rsidRPr="00000000">
        <w:rPr>
          <w:rtl w:val="0"/>
        </w:rPr>
      </w:r>
    </w:p>
    <w:p w:rsidR="00000000" w:rsidDel="00000000" w:rsidP="00000000" w:rsidRDefault="00000000" w:rsidRPr="00000000" w14:paraId="00000055">
      <w:pPr>
        <w:spacing w:after="160" w:before="0" w:lineRule="auto"/>
        <w:rPr/>
      </w:pPr>
      <w:r w:rsidDel="00000000" w:rsidR="00000000" w:rsidRPr="00000000">
        <w:rPr>
          <w:rtl w:val="0"/>
        </w:rPr>
        <w:t xml:space="preserve">Before we proceed, let’s revisit the four main concepts that we learned in the </w:t>
      </w:r>
      <w:hyperlink r:id="rId12">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p>
    <w:p w:rsidR="00000000" w:rsidDel="00000000" w:rsidP="00000000" w:rsidRDefault="00000000" w:rsidRPr="00000000" w14:paraId="00000056">
      <w:pPr>
        <w:numPr>
          <w:ilvl w:val="0"/>
          <w:numId w:val="17"/>
        </w:numPr>
        <w:spacing w:after="160" w:before="0" w:lineRule="auto"/>
        <w:ind w:left="720" w:hanging="360"/>
        <w:rPr/>
      </w:pPr>
      <w:r w:rsidDel="00000000" w:rsidR="00000000" w:rsidRPr="00000000">
        <w:rPr>
          <w:rtl w:val="0"/>
        </w:rPr>
        <w:t xml:space="preserve">Rights and licensing around software</w:t>
        <w:br w:type="textWrapping"/>
      </w:r>
      <w:r w:rsidDel="00000000" w:rsidR="00000000" w:rsidRPr="00000000">
        <w:rPr>
          <w:color w:val="000000"/>
          <w:rtl w:val="0"/>
        </w:rPr>
        <w:t xml:space="preserve">This was the first topic </w:t>
      </w:r>
      <w:r w:rsidDel="00000000" w:rsidR="00000000" w:rsidRPr="00000000">
        <w:rPr>
          <w:rtl w:val="0"/>
        </w:rPr>
        <w:t xml:space="preserve">that we</w:t>
      </w:r>
      <w:r w:rsidDel="00000000" w:rsidR="00000000" w:rsidRPr="00000000">
        <w:rPr>
          <w:color w:val="000000"/>
          <w:rtl w:val="0"/>
        </w:rPr>
        <w:t xml:space="preserve"> touched upon</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Here we learned</w:t>
      </w:r>
      <w:r w:rsidDel="00000000" w:rsidR="00000000" w:rsidRPr="00000000">
        <w:rPr>
          <w:color w:val="000000"/>
          <w:rtl w:val="0"/>
        </w:rPr>
        <w:t xml:space="preserve"> about intellectual property rights in software, how copyright both restricts and </w:t>
      </w:r>
      <w:commentRangeStart w:id="4"/>
      <w:r w:rsidDel="00000000" w:rsidR="00000000" w:rsidRPr="00000000">
        <w:rPr>
          <w:color w:val="000000"/>
          <w:rtl w:val="0"/>
        </w:rPr>
        <w:t xml:space="preserve">grants rights to users</w:t>
      </w:r>
      <w:commentRangeEnd w:id="4"/>
      <w:r w:rsidDel="00000000" w:rsidR="00000000" w:rsidRPr="00000000">
        <w:commentReference w:id="4"/>
      </w:r>
      <w:r w:rsidDel="00000000" w:rsidR="00000000" w:rsidRPr="00000000">
        <w:rPr>
          <w:color w:val="000000"/>
          <w:rtl w:val="0"/>
        </w:rPr>
        <w:t xml:space="preserve"> of the software, and that users</w:t>
      </w:r>
      <w:del w:author="Mary Hardy" w:id="4" w:date="2023-03-15T23:06:11Z">
        <w:r w:rsidDel="00000000" w:rsidR="00000000" w:rsidRPr="00000000">
          <w:rPr>
            <w:color w:val="000000"/>
            <w:rtl w:val="0"/>
          </w:rPr>
          <w:delText xml:space="preserve"> are</w:delText>
        </w:r>
      </w:del>
      <w:r w:rsidDel="00000000" w:rsidR="00000000" w:rsidRPr="00000000">
        <w:rPr>
          <w:color w:val="000000"/>
          <w:rtl w:val="0"/>
        </w:rPr>
        <w:t xml:space="preserve"> require</w:t>
      </w:r>
      <w:del w:author="Mary Hardy" w:id="5" w:date="2023-03-15T23:06:08Z">
        <w:r w:rsidDel="00000000" w:rsidR="00000000" w:rsidRPr="00000000">
          <w:rPr>
            <w:color w:val="000000"/>
            <w:rtl w:val="0"/>
          </w:rPr>
          <w:delText xml:space="preserve">d</w:delText>
        </w:r>
      </w:del>
      <w:r w:rsidDel="00000000" w:rsidR="00000000" w:rsidRPr="00000000">
        <w:rPr>
          <w:color w:val="000000"/>
          <w:rtl w:val="0"/>
        </w:rPr>
        <w:t xml:space="preserve"> a license to use it.</w:t>
      </w:r>
    </w:p>
    <w:p w:rsidR="00000000" w:rsidDel="00000000" w:rsidP="00000000" w:rsidRDefault="00000000" w:rsidRPr="00000000" w14:paraId="00000057">
      <w:pPr>
        <w:numPr>
          <w:ilvl w:val="0"/>
          <w:numId w:val="17"/>
        </w:numPr>
        <w:spacing w:after="160" w:before="0" w:lineRule="auto"/>
        <w:ind w:left="720" w:hanging="360"/>
        <w:rPr/>
      </w:pPr>
      <w:r w:rsidDel="00000000" w:rsidR="00000000" w:rsidRPr="00000000">
        <w:rPr>
          <w:rtl w:val="0"/>
        </w:rPr>
        <w:t xml:space="preserve">O</w:t>
      </w:r>
      <w:r w:rsidDel="00000000" w:rsidR="00000000" w:rsidRPr="00000000">
        <w:rPr>
          <w:rtl w:val="0"/>
        </w:rPr>
        <w:t xml:space="preserve">pen source licenses</w:t>
        <w:br w:type="textWrapping"/>
        <w:t xml:space="preserve">This section discussed</w:t>
      </w:r>
      <w:r w:rsidDel="00000000" w:rsidR="00000000" w:rsidRPr="00000000">
        <w:rPr>
          <w:rtl w:val="0"/>
        </w:rPr>
        <w:t xml:space="preserve"> </w:t>
      </w:r>
      <w:r w:rsidDel="00000000" w:rsidR="00000000" w:rsidRPr="00000000">
        <w:rPr>
          <w:color w:val="000000"/>
          <w:rtl w:val="0"/>
        </w:rPr>
        <w:t xml:space="preserve">how open source licenses work and that it is important to respect third-party open source licens</w:t>
      </w:r>
      <w:ins w:author="Mary Hardy" w:id="6" w:date="2023-03-15T23:06:49Z">
        <w:r w:rsidDel="00000000" w:rsidR="00000000" w:rsidRPr="00000000">
          <w:rPr>
            <w:color w:val="000000"/>
            <w:rtl w:val="0"/>
          </w:rPr>
          <w:t xml:space="preserve">e requirements</w:t>
        </w:r>
      </w:ins>
      <w:del w:author="Mary Hardy" w:id="6" w:date="2023-03-15T23:06:49Z">
        <w:r w:rsidDel="00000000" w:rsidR="00000000" w:rsidRPr="00000000">
          <w:rPr>
            <w:color w:val="000000"/>
            <w:rtl w:val="0"/>
          </w:rPr>
          <w:delText xml:space="preserve">ing grants</w:delText>
        </w:r>
      </w:del>
      <w:r w:rsidDel="00000000" w:rsidR="00000000" w:rsidRPr="00000000">
        <w:rPr>
          <w:color w:val="000000"/>
          <w:rtl w:val="0"/>
        </w:rPr>
        <w:t xml:space="preserve"> to ensure your organization can </w:t>
      </w:r>
      <w:ins w:author="Mary Hardy" w:id="7" w:date="2023-03-15T23:07:02Z">
        <w:r w:rsidDel="00000000" w:rsidR="00000000" w:rsidRPr="00000000">
          <w:rPr>
            <w:color w:val="000000"/>
            <w:rtl w:val="0"/>
          </w:rPr>
          <w:t xml:space="preserve">use</w:t>
        </w:r>
      </w:ins>
      <w:del w:author="Mary Hardy" w:id="7" w:date="2023-03-15T23:07:02Z">
        <w:r w:rsidDel="00000000" w:rsidR="00000000" w:rsidRPr="00000000">
          <w:rPr>
            <w:color w:val="000000"/>
            <w:rtl w:val="0"/>
          </w:rPr>
          <w:delText xml:space="preserve">continue using</w:delText>
        </w:r>
      </w:del>
      <w:r w:rsidDel="00000000" w:rsidR="00000000" w:rsidRPr="00000000">
        <w:rPr>
          <w:color w:val="000000"/>
          <w:rtl w:val="0"/>
        </w:rPr>
        <w:t xml:space="preserve"> the relevant open source software.</w:t>
      </w:r>
    </w:p>
    <w:p w:rsidR="00000000" w:rsidDel="00000000" w:rsidP="00000000" w:rsidRDefault="00000000" w:rsidRPr="00000000" w14:paraId="00000058">
      <w:pPr>
        <w:numPr>
          <w:ilvl w:val="0"/>
          <w:numId w:val="17"/>
        </w:numPr>
        <w:spacing w:after="160" w:before="0" w:lineRule="auto"/>
        <w:ind w:left="720" w:hanging="360"/>
        <w:rPr/>
      </w:pPr>
      <w:r w:rsidDel="00000000" w:rsidR="00000000" w:rsidRPr="00000000">
        <w:rPr>
          <w:rtl w:val="0"/>
        </w:rPr>
        <w:t xml:space="preserve">O</w:t>
      </w:r>
      <w:r w:rsidDel="00000000" w:rsidR="00000000" w:rsidRPr="00000000">
        <w:rPr>
          <w:rtl w:val="0"/>
        </w:rPr>
        <w:t xml:space="preserve">pen source compliance</w:t>
        <w:br w:type="textWrapping"/>
        <w:t xml:space="preserve">W</w:t>
      </w:r>
      <w:r w:rsidDel="00000000" w:rsidR="00000000" w:rsidRPr="00000000">
        <w:rPr>
          <w:rtl w:val="0"/>
        </w:rPr>
        <w:t xml:space="preserve">e also learned </w:t>
      </w:r>
      <w:r w:rsidDel="00000000" w:rsidR="00000000" w:rsidRPr="00000000">
        <w:rPr>
          <w:color w:val="000000"/>
          <w:rtl w:val="0"/>
        </w:rPr>
        <w:t xml:space="preserve">how compliance with open source licenses works</w:t>
      </w:r>
      <w:r w:rsidDel="00000000" w:rsidR="00000000" w:rsidRPr="00000000">
        <w:rPr>
          <w:rtl w:val="0"/>
        </w:rPr>
        <w:t xml:space="preserve"> and</w:t>
      </w:r>
      <w:r w:rsidDel="00000000" w:rsidR="00000000" w:rsidRPr="00000000">
        <w:rPr>
          <w:color w:val="000000"/>
          <w:rtl w:val="0"/>
        </w:rPr>
        <w:t xml:space="preserve"> </w:t>
      </w:r>
      <w:commentRangeStart w:id="5"/>
      <w:r w:rsidDel="00000000" w:rsidR="00000000" w:rsidRPr="00000000">
        <w:rPr>
          <w:color w:val="000000"/>
          <w:rtl w:val="0"/>
        </w:rPr>
        <w:t xml:space="preserve">how to comply with the obligations of licenses</w:t>
      </w:r>
      <w:commentRangeEnd w:id="5"/>
      <w:r w:rsidDel="00000000" w:rsidR="00000000" w:rsidRPr="00000000">
        <w:commentReference w:id="5"/>
      </w:r>
      <w:r w:rsidDel="00000000" w:rsidR="00000000" w:rsidRPr="00000000">
        <w:rPr>
          <w:color w:val="000000"/>
          <w:rtl w:val="0"/>
        </w:rPr>
        <w:t xml:space="preserve"> such that your organization avoids unnecessary mistakes in the adoption, use, and deployment of software made from or containing open source.</w:t>
      </w:r>
      <w:r w:rsidDel="00000000" w:rsidR="00000000" w:rsidRPr="00000000">
        <w:rPr>
          <w:rtl w:val="0"/>
        </w:rPr>
      </w:r>
    </w:p>
    <w:p w:rsidR="00000000" w:rsidDel="00000000" w:rsidP="00000000" w:rsidRDefault="00000000" w:rsidRPr="00000000" w14:paraId="00000059">
      <w:pPr>
        <w:numPr>
          <w:ilvl w:val="0"/>
          <w:numId w:val="17"/>
        </w:numPr>
        <w:spacing w:after="160" w:before="0" w:lineRule="auto"/>
        <w:ind w:left="720" w:hanging="360"/>
        <w:rPr/>
      </w:pPr>
      <w:r w:rsidDel="00000000" w:rsidR="00000000" w:rsidRPr="00000000">
        <w:rPr>
          <w:rtl w:val="0"/>
        </w:rPr>
        <w:t xml:space="preserve">C</w:t>
      </w:r>
      <w:r w:rsidDel="00000000" w:rsidR="00000000" w:rsidRPr="00000000">
        <w:rPr>
          <w:rtl w:val="0"/>
        </w:rPr>
        <w:t xml:space="preserve">ode building and distribution</w:t>
        <w:br w:type="textWrapping"/>
        <w:t xml:space="preserve">Last but not least,</w:t>
      </w:r>
      <w:r w:rsidDel="00000000" w:rsidR="00000000" w:rsidRPr="00000000">
        <w:rPr>
          <w:rtl w:val="0"/>
        </w:rPr>
        <w:t xml:space="preserve"> we reviewed </w:t>
      </w:r>
      <w:r w:rsidDel="00000000" w:rsidR="00000000" w:rsidRPr="00000000">
        <w:rPr>
          <w:color w:val="000000"/>
          <w:rtl w:val="0"/>
        </w:rPr>
        <w:t xml:space="preserve">specific software development activities that occur when using open source</w:t>
      </w:r>
      <w:r w:rsidDel="00000000" w:rsidR="00000000" w:rsidRPr="00000000">
        <w:rPr>
          <w:rtl w:val="0"/>
        </w:rPr>
        <w:t xml:space="preserve"> (</w:t>
      </w:r>
      <w:r w:rsidDel="00000000" w:rsidR="00000000" w:rsidRPr="00000000">
        <w:rPr>
          <w:color w:val="000000"/>
          <w:rtl w:val="0"/>
        </w:rPr>
        <w:t xml:space="preserve">or any other) software. </w:t>
      </w:r>
      <w:commentRangeStart w:id="6"/>
      <w:r w:rsidDel="00000000" w:rsidR="00000000" w:rsidRPr="00000000">
        <w:rPr>
          <w:rtl w:val="0"/>
        </w:rPr>
        <w:t xml:space="preserve">U</w:t>
      </w:r>
      <w:r w:rsidDel="00000000" w:rsidR="00000000" w:rsidRPr="00000000">
        <w:rPr>
          <w:color w:val="000000"/>
          <w:rtl w:val="0"/>
        </w:rPr>
        <w:t xml:space="preserve">nderstanding what activities are required to plan, prepare, and deploy processes</w:t>
      </w:r>
      <w:commentRangeEnd w:id="6"/>
      <w:r w:rsidDel="00000000" w:rsidR="00000000" w:rsidRPr="00000000">
        <w:commentReference w:id="6"/>
      </w:r>
      <w:r w:rsidDel="00000000" w:rsidR="00000000" w:rsidRPr="00000000">
        <w:rPr>
          <w:rtl w:val="0"/>
        </w:rPr>
        <w:t xml:space="preserve"> allows for</w:t>
      </w:r>
      <w:r w:rsidDel="00000000" w:rsidR="00000000" w:rsidRPr="00000000">
        <w:rPr>
          <w:color w:val="000000"/>
          <w:rtl w:val="0"/>
        </w:rPr>
        <w:t xml:space="preserve"> effective </w:t>
      </w:r>
      <w:r w:rsidDel="00000000" w:rsidR="00000000" w:rsidRPr="00000000">
        <w:rPr>
          <w:rtl w:val="0"/>
        </w:rPr>
        <w:t xml:space="preserve">management of</w:t>
      </w:r>
      <w:r w:rsidDel="00000000" w:rsidR="00000000" w:rsidRPr="00000000">
        <w:rPr>
          <w:color w:val="000000"/>
          <w:rtl w:val="0"/>
        </w:rPr>
        <w:t xml:space="preserve"> open source licensing. </w:t>
      </w:r>
      <w:r w:rsidDel="00000000" w:rsidR="00000000" w:rsidRPr="00000000">
        <w:rPr>
          <w:rtl w:val="0"/>
        </w:rPr>
        <w:t xml:space="preserve">T</w:t>
      </w:r>
      <w:r w:rsidDel="00000000" w:rsidR="00000000" w:rsidRPr="00000000">
        <w:rPr>
          <w:color w:val="000000"/>
          <w:rtl w:val="0"/>
        </w:rPr>
        <w:t xml:space="preserve">he way you use open source may impact which obligations you have to meet.</w:t>
      </w:r>
      <w:r w:rsidDel="00000000" w:rsidR="00000000" w:rsidRPr="00000000">
        <w:rPr>
          <w:rtl w:val="0"/>
        </w:rPr>
      </w:r>
    </w:p>
    <w:p w:rsidR="00000000" w:rsidDel="00000000" w:rsidP="00000000" w:rsidRDefault="00000000" w:rsidRPr="00000000" w14:paraId="0000005A">
      <w:pPr>
        <w:spacing w:after="480" w:before="0" w:line="276" w:lineRule="auto"/>
        <w:rPr>
          <w:color w:val="292934"/>
          <w:sz w:val="24"/>
          <w:szCs w:val="24"/>
        </w:rPr>
      </w:pPr>
      <w:r w:rsidDel="00000000" w:rsidR="00000000" w:rsidRPr="00000000">
        <w:rPr>
          <w:rtl w:val="0"/>
        </w:rPr>
        <w:t xml:space="preserve">With the key concepts reiterated above, it should be clear that it is necessary to comply with </w:t>
      </w:r>
      <w:ins w:author="Mary Hardy" w:id="8" w:date="2023-03-15T23:12:27Z">
        <w:r w:rsidDel="00000000" w:rsidR="00000000" w:rsidRPr="00000000">
          <w:rPr>
            <w:rtl w:val="0"/>
          </w:rPr>
          <w:t xml:space="preserve">the open source license </w:t>
        </w:r>
      </w:ins>
      <w:del w:author="Mary Hardy" w:id="8" w:date="2023-03-15T23:12:27Z">
        <w:r w:rsidDel="00000000" w:rsidR="00000000" w:rsidRPr="00000000">
          <w:rPr>
            <w:rtl w:val="0"/>
          </w:rPr>
          <w:delText xml:space="preserve">the </w:delText>
        </w:r>
      </w:del>
      <w:r w:rsidDel="00000000" w:rsidR="00000000" w:rsidRPr="00000000">
        <w:rPr>
          <w:rtl w:val="0"/>
        </w:rPr>
        <w:t xml:space="preserve">obligations </w:t>
      </w:r>
      <w:del w:author="Mary Hardy" w:id="9" w:date="2023-03-15T23:12:47Z">
        <w:r w:rsidDel="00000000" w:rsidR="00000000" w:rsidRPr="00000000">
          <w:rPr>
            <w:rtl w:val="0"/>
          </w:rPr>
          <w:delText xml:space="preserve">raised in the license texts </w:delText>
        </w:r>
      </w:del>
      <w:r w:rsidDel="00000000" w:rsidR="00000000" w:rsidRPr="00000000">
        <w:rPr>
          <w:rtl w:val="0"/>
        </w:rPr>
        <w:t xml:space="preserve">of any open source software used in your own software or products, and to </w:t>
      </w:r>
      <w:commentRangeStart w:id="7"/>
      <w:r w:rsidDel="00000000" w:rsidR="00000000" w:rsidRPr="00000000">
        <w:rPr>
          <w:rtl w:val="0"/>
        </w:rPr>
        <w:t xml:space="preserve">distribute them in the desired format of packaging the code</w:t>
      </w:r>
      <w:commentRangeEnd w:id="7"/>
      <w:r w:rsidDel="00000000" w:rsidR="00000000" w:rsidRPr="00000000">
        <w:commentReference w:id="7"/>
      </w:r>
      <w:r w:rsidDel="00000000" w:rsidR="00000000" w:rsidRPr="00000000">
        <w:rPr>
          <w:rtl w:val="0"/>
        </w:rPr>
        <w:t xml:space="preserve">. To achieve best practice license compliance, </w:t>
      </w:r>
      <w:commentRangeStart w:id="8"/>
      <w:r w:rsidDel="00000000" w:rsidR="00000000" w:rsidRPr="00000000">
        <w:rPr>
          <w:rtl w:val="0"/>
        </w:rPr>
        <w:t xml:space="preserve">it is necessary to review the software in multiple phases and procedures </w:t>
      </w:r>
      <w:commentRangeEnd w:id="8"/>
      <w:r w:rsidDel="00000000" w:rsidR="00000000" w:rsidRPr="00000000">
        <w:commentReference w:id="8"/>
      </w:r>
      <w:r w:rsidDel="00000000" w:rsidR="00000000" w:rsidRPr="00000000">
        <w:rPr>
          <w:rtl w:val="0"/>
        </w:rPr>
        <w:t xml:space="preserve">through those in different roles in the organization. We will discuss those review phases, procedures, and roles in more detail in the next chapters.</w:t>
      </w:r>
      <w:r w:rsidDel="00000000" w:rsidR="00000000" w:rsidRPr="00000000">
        <w:rPr>
          <w:rtl w:val="0"/>
        </w:rPr>
      </w:r>
    </w:p>
    <w:p w:rsidR="00000000" w:rsidDel="00000000" w:rsidP="00000000" w:rsidRDefault="00000000" w:rsidRPr="00000000" w14:paraId="0000005B">
      <w:pPr>
        <w:pStyle w:val="Heading3"/>
        <w:spacing w:after="160" w:before="0" w:lineRule="auto"/>
        <w:rPr/>
      </w:pPr>
      <w:bookmarkStart w:colFirst="0" w:colLast="0" w:name="_csj9ug1y892q" w:id="9"/>
      <w:bookmarkEnd w:id="9"/>
      <w:commentRangeStart w:id="9"/>
      <w:r w:rsidDel="00000000" w:rsidR="00000000" w:rsidRPr="00000000">
        <w:rPr>
          <w:rtl w:val="0"/>
        </w:rPr>
        <w:t xml:space="preserve">Compliance Management Overview</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C">
      <w:pPr>
        <w:spacing w:after="160" w:before="0" w:line="276" w:lineRule="auto"/>
        <w:rPr/>
      </w:pPr>
      <w:r w:rsidDel="00000000" w:rsidR="00000000" w:rsidRPr="00000000">
        <w:rPr>
          <w:rtl w:val="0"/>
        </w:rPr>
        <w:t xml:space="preserve">Compliance management is the set of actions (activities) that manage</w:t>
      </w:r>
      <w:del w:author="Mary Hardy" w:id="10" w:date="2023-03-15T23:15:58Z">
        <w:commentRangeStart w:id="10"/>
        <w:r w:rsidDel="00000000" w:rsidR="00000000" w:rsidRPr="00000000">
          <w:rPr>
            <w:rtl w:val="0"/>
          </w:rPr>
          <w:delText xml:space="preserve">s</w:delText>
        </w:r>
      </w:del>
      <w:commentRangeEnd w:id="10"/>
      <w:r w:rsidDel="00000000" w:rsidR="00000000" w:rsidRPr="00000000">
        <w:commentReference w:id="10"/>
      </w:r>
      <w:r w:rsidDel="00000000" w:rsidR="00000000" w:rsidRPr="00000000">
        <w:rPr>
          <w:rtl w:val="0"/>
        </w:rPr>
        <w:t xml:space="preserve"> open source code and components that are distributed by an organization. Those activities are used in products, services or contributions</w:t>
      </w:r>
      <w:del w:author="Mary Hardy" w:id="11" w:date="2023-03-15T23:15:49Z">
        <w:r w:rsidDel="00000000" w:rsidR="00000000" w:rsidRPr="00000000">
          <w:rPr>
            <w:rtl w:val="0"/>
          </w:rPr>
          <w:delText xml:space="preserve"> such as bug fixes</w:delText>
        </w:r>
      </w:del>
      <w:r w:rsidDel="00000000" w:rsidR="00000000" w:rsidRPr="00000000">
        <w:rPr>
          <w:rtl w:val="0"/>
        </w:rPr>
        <w:t xml:space="preserve"> to open source projects to ensure that all </w:t>
      </w:r>
      <w:commentRangeStart w:id="11"/>
      <w:r w:rsidDel="00000000" w:rsidR="00000000" w:rsidRPr="00000000">
        <w:rPr>
          <w:rtl w:val="0"/>
        </w:rPr>
        <w:t xml:space="preserve">obligations of the applicable license(s) are met</w:t>
      </w:r>
      <w:commentRangeEnd w:id="11"/>
      <w:r w:rsidDel="00000000" w:rsidR="00000000" w:rsidRPr="00000000">
        <w:commentReference w:id="11"/>
      </w:r>
      <w:r w:rsidDel="00000000" w:rsidR="00000000" w:rsidRPr="00000000">
        <w:rPr>
          <w:rtl w:val="0"/>
        </w:rPr>
        <w:t xml:space="preserve">. </w:t>
      </w:r>
      <w:commentRangeStart w:id="12"/>
      <w:r w:rsidDel="00000000" w:rsidR="00000000" w:rsidRPr="00000000">
        <w:rPr>
          <w:rtl w:val="0"/>
        </w:rPr>
        <w:t xml:space="preserve">Open source components are called </w:t>
      </w:r>
      <w:r w:rsidDel="00000000" w:rsidR="00000000" w:rsidRPr="00000000">
        <w:rPr>
          <w:i w:val="1"/>
          <w:rtl w:val="0"/>
        </w:rPr>
        <w:t xml:space="preserve">supplied software</w:t>
      </w:r>
      <w:r w:rsidDel="00000000" w:rsidR="00000000" w:rsidRPr="00000000">
        <w:rPr>
          <w:rtl w:val="0"/>
        </w:rPr>
        <w:t xml:space="preserve"> in the OpenChain specification.</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Organizations may have similar or complementary processes in place for proprietary, license fee-bearing components and software.</w:t>
      </w:r>
      <w:commentRangeEnd w:id="13"/>
      <w:r w:rsidDel="00000000" w:rsidR="00000000" w:rsidRPr="00000000">
        <w:commentReference w:id="13"/>
      </w:r>
      <w:r w:rsidDel="00000000" w:rsidR="00000000" w:rsidRPr="00000000">
        <w:rPr>
          <w:rtl w:val="0"/>
        </w:rPr>
        <w:t xml:space="preserve"> </w:t>
      </w:r>
    </w:p>
    <w:p w:rsidR="00000000" w:rsidDel="00000000" w:rsidP="00000000" w:rsidRDefault="00000000" w:rsidRPr="00000000" w14:paraId="0000005D">
      <w:pPr>
        <w:spacing w:after="160" w:before="0" w:line="276" w:lineRule="auto"/>
        <w:rPr/>
      </w:pPr>
      <w:r w:rsidDel="00000000" w:rsidR="00000000" w:rsidRPr="00000000">
        <w:rPr>
          <w:rtl w:val="0"/>
        </w:rPr>
        <w:t xml:space="preserve">At </w:t>
      </w:r>
      <w:ins w:author="Mary Hardy" w:id="12" w:date="2023-03-15T23:18:20Z">
        <w:r w:rsidDel="00000000" w:rsidR="00000000" w:rsidRPr="00000000">
          <w:rPr>
            <w:rtl w:val="0"/>
          </w:rPr>
          <w:t xml:space="preserve">a </w:t>
        </w:r>
      </w:ins>
      <w:del w:author="Mary Hardy" w:id="12" w:date="2023-03-15T23:18:20Z">
        <w:r w:rsidDel="00000000" w:rsidR="00000000" w:rsidRPr="00000000">
          <w:rPr>
            <w:rtl w:val="0"/>
          </w:rPr>
          <w:delText xml:space="preserve">the </w:delText>
        </w:r>
      </w:del>
      <w:r w:rsidDel="00000000" w:rsidR="00000000" w:rsidRPr="00000000">
        <w:rPr>
          <w:rtl w:val="0"/>
        </w:rPr>
        <w:t xml:space="preserve">high level, </w:t>
      </w:r>
      <w:del w:author="Mary Hardy" w:id="13" w:date="2023-03-15T23:22:13Z">
        <w:r w:rsidDel="00000000" w:rsidR="00000000" w:rsidRPr="00000000">
          <w:rPr>
            <w:rtl w:val="0"/>
          </w:rPr>
          <w:delText xml:space="preserve">(</w:delText>
        </w:r>
      </w:del>
      <w:r w:rsidDel="00000000" w:rsidR="00000000" w:rsidRPr="00000000">
        <w:rPr>
          <w:rtl w:val="0"/>
        </w:rPr>
        <w:t xml:space="preserve">incoming</w:t>
      </w:r>
      <w:del w:author="Mary Hardy" w:id="14" w:date="2023-03-15T23:22:15Z">
        <w:r w:rsidDel="00000000" w:rsidR="00000000" w:rsidRPr="00000000">
          <w:rPr>
            <w:rtl w:val="0"/>
          </w:rPr>
          <w:delText xml:space="preserve">)</w:delText>
        </w:r>
      </w:del>
      <w:r w:rsidDel="00000000" w:rsidR="00000000" w:rsidRPr="00000000">
        <w:rPr>
          <w:rtl w:val="0"/>
        </w:rPr>
        <w:t xml:space="preserve"> open source software is brought into an organization (e.g., by the project team downloading it themselves, software delivered from a supplier, etc.). Then, c</w:t>
      </w:r>
      <w:r w:rsidDel="00000000" w:rsidR="00000000" w:rsidRPr="00000000">
        <w:rPr>
          <w:rtl w:val="0"/>
        </w:rPr>
        <w:t xml:space="preserve">ompliance activity is performed in such a way that any </w:t>
      </w:r>
      <w:del w:author="Mary Hardy" w:id="15" w:date="2023-03-15T23:22:16Z">
        <w:r w:rsidDel="00000000" w:rsidR="00000000" w:rsidRPr="00000000">
          <w:rPr>
            <w:rtl w:val="0"/>
          </w:rPr>
          <w:delText xml:space="preserve">(</w:delText>
        </w:r>
      </w:del>
      <w:r w:rsidDel="00000000" w:rsidR="00000000" w:rsidRPr="00000000">
        <w:rPr>
          <w:rtl w:val="0"/>
        </w:rPr>
        <w:t xml:space="preserve">outgoing</w:t>
      </w:r>
      <w:del w:author="Mary Hardy" w:id="16" w:date="2023-03-15T23:22:18Z">
        <w:r w:rsidDel="00000000" w:rsidR="00000000" w:rsidRPr="00000000">
          <w:rPr>
            <w:rtl w:val="0"/>
          </w:rPr>
          <w:delText xml:space="preserve">)</w:delText>
        </w:r>
      </w:del>
      <w:r w:rsidDel="00000000" w:rsidR="00000000" w:rsidRPr="00000000">
        <w:rPr>
          <w:rtl w:val="0"/>
        </w:rPr>
        <w:t xml:space="preserve"> open source components in products or services meet </w:t>
      </w:r>
      <w:commentRangeStart w:id="14"/>
      <w:r w:rsidDel="00000000" w:rsidR="00000000" w:rsidRPr="00000000">
        <w:rPr>
          <w:rtl w:val="0"/>
        </w:rPr>
        <w:t xml:space="preserve">all the necessary legal</w:t>
      </w:r>
      <w:commentRangeEnd w:id="14"/>
      <w:r w:rsidDel="00000000" w:rsidR="00000000" w:rsidRPr="00000000">
        <w:commentReference w:id="14"/>
      </w:r>
      <w:r w:rsidDel="00000000" w:rsidR="00000000" w:rsidRPr="00000000">
        <w:rPr>
          <w:rtl w:val="0"/>
        </w:rPr>
        <w:t xml:space="preserve"> obligations.</w:t>
      </w:r>
      <w:r w:rsidDel="00000000" w:rsidR="00000000" w:rsidRPr="00000000">
        <w:rPr>
          <w:rtl w:val="0"/>
        </w:rPr>
      </w:r>
    </w:p>
    <w:p w:rsidR="00000000" w:rsidDel="00000000" w:rsidP="00000000" w:rsidRDefault="00000000" w:rsidRPr="00000000" w14:paraId="0000005E">
      <w:pPr>
        <w:spacing w:after="160" w:before="0" w:line="276" w:lineRule="auto"/>
        <w:rPr/>
      </w:pPr>
      <w:r w:rsidDel="00000000" w:rsidR="00000000" w:rsidRPr="00000000">
        <w:rPr/>
        <w:drawing>
          <wp:inline distB="114300" distT="114300" distL="114300" distR="114300">
            <wp:extent cx="6800850" cy="1181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00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before="0" w:line="276" w:lineRule="auto"/>
        <w:ind w:left="288" w:hanging="288"/>
        <w:rPr>
          <w:color w:val="292934"/>
        </w:rPr>
      </w:pPr>
      <w:ins w:author="Mary Hardy" w:id="17" w:date="2023-03-15T23:25:26Z">
        <w:r w:rsidDel="00000000" w:rsidR="00000000" w:rsidRPr="00000000">
          <w:rPr>
            <w:rtl w:val="0"/>
          </w:rPr>
          <w:t xml:space="preserve">C</w:t>
        </w:r>
      </w:ins>
      <w:del w:author="Mary Hardy" w:id="17" w:date="2023-03-15T23:25:26Z">
        <w:r w:rsidDel="00000000" w:rsidR="00000000" w:rsidRPr="00000000">
          <w:rPr>
            <w:color w:val="292934"/>
            <w:rtl w:val="0"/>
          </w:rPr>
          <w:delText xml:space="preserve">The c</w:delText>
        </w:r>
      </w:del>
      <w:r w:rsidDel="00000000" w:rsidR="00000000" w:rsidRPr="00000000">
        <w:rPr>
          <w:color w:val="292934"/>
          <w:rtl w:val="0"/>
        </w:rPr>
        <w:t xml:space="preserve">ompliance </w:t>
      </w:r>
      <w:ins w:author="Mary Hardy" w:id="18" w:date="2023-03-15T23:25:34Z">
        <w:r w:rsidDel="00000000" w:rsidR="00000000" w:rsidRPr="00000000">
          <w:rPr>
            <w:color w:val="292934"/>
            <w:rtl w:val="0"/>
          </w:rPr>
          <w:t xml:space="preserve">management</w:t>
        </w:r>
      </w:ins>
      <w:del w:author="Mary Hardy" w:id="18" w:date="2023-03-15T23:25:34Z">
        <w:r w:rsidDel="00000000" w:rsidR="00000000" w:rsidRPr="00000000">
          <w:rPr>
            <w:color w:val="292934"/>
            <w:rtl w:val="0"/>
          </w:rPr>
          <w:delText xml:space="preserve">activity</w:delText>
        </w:r>
      </w:del>
      <w:r w:rsidDel="00000000" w:rsidR="00000000" w:rsidRPr="00000000">
        <w:rPr>
          <w:color w:val="292934"/>
          <w:rtl w:val="0"/>
        </w:rPr>
        <w:t xml:space="preserve"> includes</w:t>
      </w:r>
      <w:ins w:author="Mary Hardy" w:id="19" w:date="2023-03-15T23:38:27Z">
        <w:r w:rsidDel="00000000" w:rsidR="00000000" w:rsidRPr="00000000">
          <w:rPr>
            <w:color w:val="292934"/>
            <w:rtl w:val="0"/>
          </w:rPr>
          <w:t xml:space="preserve"> the</w:t>
        </w:r>
      </w:ins>
      <w:r w:rsidDel="00000000" w:rsidR="00000000" w:rsidRPr="00000000">
        <w:rPr>
          <w:color w:val="292934"/>
          <w:rtl w:val="0"/>
        </w:rPr>
        <w:t xml:space="preserve"> following important steps:</w:t>
      </w:r>
    </w:p>
    <w:p w:rsidR="00000000" w:rsidDel="00000000" w:rsidP="00000000" w:rsidRDefault="00000000" w:rsidRPr="00000000" w14:paraId="000000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Identifying all open source components</w:t>
      </w:r>
      <w:r w:rsidDel="00000000" w:rsidR="00000000" w:rsidRPr="00000000">
        <w:rPr>
          <w:b w:val="1"/>
          <w:color w:val="292934"/>
          <w:rtl w:val="0"/>
        </w:rPr>
        <w:br w:type="textWrapping"/>
      </w:r>
      <w:r w:rsidDel="00000000" w:rsidR="00000000" w:rsidRPr="00000000">
        <w:rPr>
          <w:i w:val="0"/>
          <w:smallCaps w:val="0"/>
          <w:strike w:val="0"/>
          <w:color w:val="292934"/>
          <w:u w:val="none"/>
          <w:shd w:fill="auto" w:val="clear"/>
          <w:vertAlign w:val="baseline"/>
          <w:rtl w:val="0"/>
        </w:rPr>
        <w:t xml:space="preserve">In this step, we identify the open source components </w:t>
      </w:r>
      <w:ins w:author="Mary Hardy" w:id="20" w:date="2023-03-15T23:26:35Z">
        <w:r w:rsidDel="00000000" w:rsidR="00000000" w:rsidRPr="00000000">
          <w:rPr>
            <w:i w:val="0"/>
            <w:smallCaps w:val="0"/>
            <w:strike w:val="0"/>
            <w:color w:val="292934"/>
            <w:u w:val="none"/>
            <w:shd w:fill="auto" w:val="clear"/>
            <w:vertAlign w:val="baseline"/>
            <w:rtl w:val="0"/>
          </w:rPr>
          <w:t xml:space="preserve">included in</w:t>
        </w:r>
      </w:ins>
      <w:del w:author="Mary Hardy" w:id="20" w:date="2023-03-15T23:26:35Z">
        <w:r w:rsidDel="00000000" w:rsidR="00000000" w:rsidRPr="00000000">
          <w:rPr>
            <w:i w:val="0"/>
            <w:smallCaps w:val="0"/>
            <w:strike w:val="0"/>
            <w:color w:val="292934"/>
            <w:u w:val="none"/>
            <w:shd w:fill="auto" w:val="clear"/>
            <w:vertAlign w:val="baseline"/>
            <w:rtl w:val="0"/>
          </w:rPr>
          <w:delText xml:space="preserve">used to develop</w:delText>
        </w:r>
      </w:del>
      <w:r w:rsidDel="00000000" w:rsidR="00000000" w:rsidRPr="00000000">
        <w:rPr>
          <w:i w:val="0"/>
          <w:smallCaps w:val="0"/>
          <w:strike w:val="0"/>
          <w:color w:val="292934"/>
          <w:u w:val="none"/>
          <w:shd w:fill="auto" w:val="clear"/>
          <w:vertAlign w:val="baseline"/>
          <w:rtl w:val="0"/>
        </w:rPr>
        <w:t xml:space="preserve"> </w:t>
      </w:r>
      <w:ins w:author="Mary Hardy" w:id="21" w:date="2023-03-15T23:27:10Z">
        <w:r w:rsidDel="00000000" w:rsidR="00000000" w:rsidRPr="00000000">
          <w:rPr>
            <w:i w:val="0"/>
            <w:smallCaps w:val="0"/>
            <w:strike w:val="0"/>
            <w:color w:val="292934"/>
            <w:u w:val="none"/>
            <w:shd w:fill="auto" w:val="clear"/>
            <w:vertAlign w:val="baseline"/>
            <w:rtl w:val="0"/>
          </w:rPr>
          <w:t xml:space="preserve">a</w:t>
        </w:r>
      </w:ins>
      <w:del w:author="Mary Hardy" w:id="21" w:date="2023-03-15T23:27:10Z">
        <w:r w:rsidDel="00000000" w:rsidR="00000000" w:rsidRPr="00000000">
          <w:rPr>
            <w:i w:val="0"/>
            <w:smallCaps w:val="0"/>
            <w:strike w:val="0"/>
            <w:color w:val="292934"/>
            <w:u w:val="none"/>
            <w:shd w:fill="auto" w:val="clear"/>
            <w:vertAlign w:val="baseline"/>
            <w:rtl w:val="0"/>
          </w:rPr>
          <w:delText xml:space="preserve">the</w:delText>
        </w:r>
      </w:del>
      <w:r w:rsidDel="00000000" w:rsidR="00000000" w:rsidRPr="00000000">
        <w:rPr>
          <w:i w:val="0"/>
          <w:smallCaps w:val="0"/>
          <w:strike w:val="0"/>
          <w:color w:val="292934"/>
          <w:u w:val="none"/>
          <w:shd w:fill="auto" w:val="clear"/>
          <w:vertAlign w:val="baseline"/>
          <w:rtl w:val="0"/>
        </w:rPr>
        <w:t xml:space="preserve"> software</w:t>
      </w:r>
      <w:ins w:author="Mary Hardy" w:id="22" w:date="2023-03-15T23:27:21Z">
        <w:commentRangeStart w:id="15"/>
        <w:r w:rsidDel="00000000" w:rsidR="00000000" w:rsidRPr="00000000">
          <w:rPr>
            <w:i w:val="0"/>
            <w:smallCaps w:val="0"/>
            <w:strike w:val="0"/>
            <w:color w:val="292934"/>
            <w:u w:val="none"/>
            <w:shd w:fill="auto" w:val="clear"/>
            <w:vertAlign w:val="baseline"/>
            <w:rtl w:val="0"/>
          </w:rPr>
          <w:t xml:space="preserve"> product</w:t>
        </w:r>
      </w:ins>
      <w:commentRangeEnd w:id="15"/>
      <w:r w:rsidDel="00000000" w:rsidR="00000000" w:rsidRPr="00000000">
        <w:commentReference w:id="15"/>
      </w:r>
      <w:r w:rsidDel="00000000" w:rsidR="00000000" w:rsidRPr="00000000">
        <w:rPr>
          <w:color w:val="292934"/>
          <w:rtl w:val="0"/>
        </w:rPr>
        <w:t xml:space="preserve">.</w:t>
      </w:r>
      <w:r w:rsidDel="00000000" w:rsidR="00000000" w:rsidRPr="00000000">
        <w:rPr>
          <w:i w:val="0"/>
          <w:smallCaps w:val="0"/>
          <w:strike w:val="0"/>
          <w:color w:val="292934"/>
          <w:u w:val="none"/>
          <w:shd w:fill="auto" w:val="clear"/>
          <w:vertAlign w:val="baseline"/>
          <w:rtl w:val="0"/>
        </w:rPr>
        <w:t xml:space="preserve"> </w:t>
      </w:r>
      <w:r w:rsidDel="00000000" w:rsidR="00000000" w:rsidRPr="00000000">
        <w:rPr>
          <w:color w:val="292934"/>
          <w:rtl w:val="0"/>
        </w:rPr>
        <w:t xml:space="preserve">T</w:t>
      </w:r>
      <w:r w:rsidDel="00000000" w:rsidR="00000000" w:rsidRPr="00000000">
        <w:rPr>
          <w:i w:val="0"/>
          <w:smallCaps w:val="0"/>
          <w:strike w:val="0"/>
          <w:color w:val="292934"/>
          <w:u w:val="none"/>
          <w:shd w:fill="auto" w:val="clear"/>
          <w:vertAlign w:val="baseline"/>
          <w:rtl w:val="0"/>
        </w:rPr>
        <w:t xml:space="preserve">hey can be anything, </w:t>
      </w:r>
      <w:r w:rsidDel="00000000" w:rsidR="00000000" w:rsidRPr="00000000">
        <w:rPr>
          <w:color w:val="292934"/>
          <w:rtl w:val="0"/>
        </w:rPr>
        <w:t xml:space="preserve">such as</w:t>
      </w:r>
      <w:r w:rsidDel="00000000" w:rsidR="00000000" w:rsidRPr="00000000">
        <w:rPr>
          <w:i w:val="0"/>
          <w:smallCaps w:val="0"/>
          <w:strike w:val="0"/>
          <w:color w:val="292934"/>
          <w:u w:val="none"/>
          <w:shd w:fill="auto" w:val="clear"/>
          <w:vertAlign w:val="baseline"/>
          <w:rtl w:val="0"/>
        </w:rPr>
        <w:t xml:space="preserve"> library packages or executables or even code snippets </w:t>
      </w:r>
      <w:ins w:author="Mary Hardy" w:id="23" w:date="2023-03-15T23:30:38Z">
        <w:r w:rsidDel="00000000" w:rsidR="00000000" w:rsidRPr="00000000">
          <w:rPr>
            <w:i w:val="0"/>
            <w:smallCaps w:val="0"/>
            <w:strike w:val="0"/>
            <w:color w:val="292934"/>
            <w:u w:val="none"/>
            <w:shd w:fill="auto" w:val="clear"/>
            <w:vertAlign w:val="baseline"/>
            <w:rtl w:val="0"/>
          </w:rPr>
          <w:t xml:space="preserve">copied</w:t>
        </w:r>
      </w:ins>
      <w:del w:author="Mary Hardy" w:id="23" w:date="2023-03-15T23:30:38Z">
        <w:r w:rsidDel="00000000" w:rsidR="00000000" w:rsidRPr="00000000">
          <w:rPr>
            <w:i w:val="0"/>
            <w:smallCaps w:val="0"/>
            <w:strike w:val="0"/>
            <w:color w:val="292934"/>
            <w:u w:val="none"/>
            <w:shd w:fill="auto" w:val="clear"/>
            <w:vertAlign w:val="baseline"/>
            <w:rtl w:val="0"/>
          </w:rPr>
          <w:delText xml:space="preserve">borrowed </w:delText>
        </w:r>
      </w:del>
      <w:r w:rsidDel="00000000" w:rsidR="00000000" w:rsidRPr="00000000">
        <w:rPr>
          <w:i w:val="0"/>
          <w:smallCaps w:val="0"/>
          <w:strike w:val="0"/>
          <w:color w:val="292934"/>
          <w:u w:val="none"/>
          <w:shd w:fill="auto" w:val="clear"/>
          <w:vertAlign w:val="baseline"/>
          <w:rtl w:val="0"/>
        </w:rPr>
        <w:t xml:space="preserve">from open source </w:t>
      </w:r>
      <w:ins w:author="Mary Hardy" w:id="24" w:date="2023-03-15T23:30:52Z">
        <w:r w:rsidDel="00000000" w:rsidR="00000000" w:rsidRPr="00000000">
          <w:rPr>
            <w:i w:val="0"/>
            <w:smallCaps w:val="0"/>
            <w:strike w:val="0"/>
            <w:color w:val="292934"/>
            <w:u w:val="none"/>
            <w:shd w:fill="auto" w:val="clear"/>
            <w:vertAlign w:val="baseline"/>
            <w:rtl w:val="0"/>
          </w:rPr>
          <w:t xml:space="preserve">projects</w:t>
        </w:r>
      </w:ins>
      <w:del w:author="Mary Hardy" w:id="24" w:date="2023-03-15T23:30:52Z">
        <w:r w:rsidDel="00000000" w:rsidR="00000000" w:rsidRPr="00000000">
          <w:rPr>
            <w:i w:val="0"/>
            <w:smallCaps w:val="0"/>
            <w:strike w:val="0"/>
            <w:color w:val="292934"/>
            <w:u w:val="none"/>
            <w:shd w:fill="auto" w:val="clear"/>
            <w:vertAlign w:val="baseline"/>
            <w:rtl w:val="0"/>
          </w:rPr>
          <w:delText xml:space="preserve">repositories</w:delText>
        </w:r>
      </w:del>
      <w:r w:rsidDel="00000000" w:rsidR="00000000" w:rsidRPr="00000000">
        <w:rPr>
          <w:i w:val="0"/>
          <w:smallCaps w:val="0"/>
          <w:strike w:val="0"/>
          <w:color w:val="292934"/>
          <w:u w:val="none"/>
          <w:shd w:fill="auto" w:val="clear"/>
          <w:vertAlign w:val="baseline"/>
          <w:rtl w:val="0"/>
        </w:rPr>
        <w:t xml:space="preserve">. This step also includes identifying the</w:t>
      </w:r>
      <w:r w:rsidDel="00000000" w:rsidR="00000000" w:rsidRPr="00000000">
        <w:rPr>
          <w:color w:val="292934"/>
          <w:rtl w:val="0"/>
        </w:rPr>
        <w:t xml:space="preserve"> </w:t>
      </w:r>
      <w:r w:rsidDel="00000000" w:rsidR="00000000" w:rsidRPr="00000000">
        <w:rPr>
          <w:i w:val="0"/>
          <w:smallCaps w:val="0"/>
          <w:strike w:val="0"/>
          <w:color w:val="292934"/>
          <w:u w:val="none"/>
          <w:shd w:fill="auto" w:val="clear"/>
          <w:vertAlign w:val="baseline"/>
          <w:rtl w:val="0"/>
        </w:rPr>
        <w:t xml:space="preserve">sub-components, code snippets, etc., used, or planned to be used, in any </w:t>
      </w:r>
      <w:del w:author="Mary Hardy" w:id="25" w:date="2023-03-15T23:31:35Z">
        <w:r w:rsidDel="00000000" w:rsidR="00000000" w:rsidRPr="00000000">
          <w:rPr>
            <w:color w:val="292934"/>
            <w:rtl w:val="0"/>
          </w:rPr>
          <w:delText xml:space="preserve">s</w:delText>
        </w:r>
        <w:r w:rsidDel="00000000" w:rsidR="00000000" w:rsidRPr="00000000">
          <w:rPr>
            <w:i w:val="0"/>
            <w:smallCaps w:val="0"/>
            <w:strike w:val="0"/>
            <w:color w:val="292934"/>
            <w:u w:val="none"/>
            <w:shd w:fill="auto" w:val="clear"/>
            <w:vertAlign w:val="baseline"/>
            <w:rtl w:val="0"/>
          </w:rPr>
          <w:delText xml:space="preserve">upplied </w:delText>
        </w:r>
      </w:del>
      <w:r w:rsidDel="00000000" w:rsidR="00000000" w:rsidRPr="00000000">
        <w:rPr>
          <w:color w:val="292934"/>
          <w:rtl w:val="0"/>
        </w:rPr>
        <w:t xml:space="preserve">s</w:t>
      </w:r>
      <w:r w:rsidDel="00000000" w:rsidR="00000000" w:rsidRPr="00000000">
        <w:rPr>
          <w:i w:val="0"/>
          <w:smallCaps w:val="0"/>
          <w:strike w:val="0"/>
          <w:color w:val="292934"/>
          <w:u w:val="none"/>
          <w:shd w:fill="auto" w:val="clear"/>
          <w:vertAlign w:val="baseline"/>
          <w:rtl w:val="0"/>
        </w:rPr>
        <w:t xml:space="preserve">oftware </w:t>
      </w:r>
      <w:ins w:author="Mary Hardy" w:id="26" w:date="2023-03-15T23:31:42Z">
        <w:r w:rsidDel="00000000" w:rsidR="00000000" w:rsidRPr="00000000">
          <w:rPr>
            <w:i w:val="0"/>
            <w:smallCaps w:val="0"/>
            <w:strike w:val="0"/>
            <w:color w:val="292934"/>
            <w:u w:val="none"/>
            <w:shd w:fill="auto" w:val="clear"/>
            <w:vertAlign w:val="baseline"/>
            <w:rtl w:val="0"/>
          </w:rPr>
          <w:t xml:space="preserve">from a</w:t>
        </w:r>
      </w:ins>
      <w:del w:author="Mary Hardy" w:id="26" w:date="2023-03-15T23:31:42Z">
        <w:r w:rsidDel="00000000" w:rsidR="00000000" w:rsidRPr="00000000">
          <w:rPr>
            <w:i w:val="0"/>
            <w:smallCaps w:val="0"/>
            <w:strike w:val="0"/>
            <w:color w:val="292934"/>
            <w:u w:val="none"/>
            <w:shd w:fill="auto" w:val="clear"/>
            <w:vertAlign w:val="baseline"/>
            <w:rtl w:val="0"/>
          </w:rPr>
          <w:delText xml:space="preserve">by the</w:delText>
        </w:r>
      </w:del>
      <w:r w:rsidDel="00000000" w:rsidR="00000000" w:rsidRPr="00000000">
        <w:rPr>
          <w:i w:val="0"/>
          <w:smallCaps w:val="0"/>
          <w:strike w:val="0"/>
          <w:color w:val="292934"/>
          <w:u w:val="none"/>
          <w:shd w:fill="auto" w:val="clear"/>
          <w:vertAlign w:val="baseline"/>
          <w:rtl w:val="0"/>
        </w:rPr>
        <w:t xml:space="preserve"> </w:t>
      </w:r>
      <w:r w:rsidDel="00000000" w:rsidR="00000000" w:rsidRPr="00000000">
        <w:rPr>
          <w:color w:val="292934"/>
          <w:rtl w:val="0"/>
        </w:rPr>
        <w:t xml:space="preserve">third-</w:t>
      </w:r>
      <w:r w:rsidDel="00000000" w:rsidR="00000000" w:rsidRPr="00000000">
        <w:rPr>
          <w:i w:val="0"/>
          <w:smallCaps w:val="0"/>
          <w:strike w:val="0"/>
          <w:color w:val="292934"/>
          <w:u w:val="none"/>
          <w:shd w:fill="auto" w:val="clear"/>
          <w:vertAlign w:val="baseline"/>
          <w:rtl w:val="0"/>
        </w:rPr>
        <w:t xml:space="preserve">party vendor</w:t>
      </w:r>
      <w:del w:author="Mary Hardy" w:id="27" w:date="2023-03-15T23:31:51Z">
        <w:r w:rsidDel="00000000" w:rsidR="00000000" w:rsidRPr="00000000">
          <w:rPr>
            <w:i w:val="0"/>
            <w:smallCaps w:val="0"/>
            <w:strike w:val="0"/>
            <w:color w:val="292934"/>
            <w:u w:val="none"/>
            <w:shd w:fill="auto" w:val="clear"/>
            <w:vertAlign w:val="baseline"/>
            <w:rtl w:val="0"/>
          </w:rPr>
          <w:delText xml:space="preserve"> helping us develop our software</w:delText>
        </w:r>
      </w:del>
      <w:r w:rsidDel="00000000" w:rsidR="00000000" w:rsidRPr="00000000">
        <w:rPr>
          <w:i w:val="0"/>
          <w:smallCaps w:val="0"/>
          <w:strike w:val="0"/>
          <w:color w:val="292934"/>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Identifying all licenses </w:t>
      </w:r>
      <w:r w:rsidDel="00000000" w:rsidR="00000000" w:rsidRPr="00000000">
        <w:rPr>
          <w:color w:val="292934"/>
          <w:rtl w:val="0"/>
        </w:rPr>
        <w:t xml:space="preserve">and</w:t>
      </w:r>
      <w:r w:rsidDel="00000000" w:rsidR="00000000" w:rsidRPr="00000000">
        <w:rPr>
          <w:i w:val="0"/>
          <w:smallCaps w:val="0"/>
          <w:strike w:val="0"/>
          <w:color w:val="292934"/>
          <w:u w:val="none"/>
          <w:shd w:fill="auto" w:val="clear"/>
          <w:vertAlign w:val="baseline"/>
          <w:rtl w:val="0"/>
        </w:rPr>
        <w:t xml:space="preserve"> license obligations</w:t>
      </w:r>
      <w:r w:rsidDel="00000000" w:rsidR="00000000" w:rsidRPr="00000000">
        <w:rPr>
          <w:i w:val="0"/>
          <w:smallCaps w:val="0"/>
          <w:strike w:val="0"/>
          <w:color w:val="292934"/>
          <w:u w:val="none"/>
          <w:shd w:fill="auto" w:val="clear"/>
          <w:vertAlign w:val="baseline"/>
          <w:rtl w:val="0"/>
        </w:rPr>
        <w:t xml:space="preserve"> </w:t>
        <w:br w:type="textWrapping"/>
        <w:t xml:space="preserve">In this step, we identify the respective applicable license</w:t>
      </w:r>
      <w:ins w:author="Mary Hardy" w:id="28" w:date="2023-03-15T23:32:24Z">
        <w:r w:rsidDel="00000000" w:rsidR="00000000" w:rsidRPr="00000000">
          <w:rPr>
            <w:i w:val="0"/>
            <w:smallCaps w:val="0"/>
            <w:strike w:val="0"/>
            <w:color w:val="292934"/>
            <w:u w:val="none"/>
            <w:shd w:fill="auto" w:val="clear"/>
            <w:vertAlign w:val="baseline"/>
            <w:rtl w:val="0"/>
          </w:rPr>
          <w:t xml:space="preserve">(s)</w:t>
        </w:r>
      </w:ins>
      <w:r w:rsidDel="00000000" w:rsidR="00000000" w:rsidRPr="00000000">
        <w:rPr>
          <w:i w:val="0"/>
          <w:smallCaps w:val="0"/>
          <w:strike w:val="0"/>
          <w:color w:val="292934"/>
          <w:u w:val="none"/>
          <w:shd w:fill="auto" w:val="clear"/>
          <w:vertAlign w:val="baseline"/>
          <w:rtl w:val="0"/>
        </w:rPr>
        <w:t xml:space="preserve"> </w:t>
      </w:r>
      <w:ins w:author="Mary Hardy" w:id="29" w:date="2023-03-15T23:33:45Z">
        <w:r w:rsidDel="00000000" w:rsidR="00000000" w:rsidRPr="00000000">
          <w:rPr>
            <w:i w:val="0"/>
            <w:smallCaps w:val="0"/>
            <w:strike w:val="0"/>
            <w:color w:val="292934"/>
            <w:u w:val="none"/>
            <w:shd w:fill="auto" w:val="clear"/>
            <w:vertAlign w:val="baseline"/>
            <w:rtl w:val="0"/>
          </w:rPr>
          <w:t xml:space="preserve">and th</w:t>
        </w:r>
        <w:r w:rsidDel="00000000" w:rsidR="00000000" w:rsidRPr="00000000">
          <w:rPr>
            <w:i w:val="0"/>
            <w:smallCaps w:val="0"/>
            <w:strike w:val="0"/>
            <w:color w:val="292934"/>
            <w:u w:val="none"/>
            <w:shd w:fill="auto" w:val="clear"/>
            <w:vertAlign w:val="baseline"/>
            <w:rtl w:val="0"/>
          </w:rPr>
          <w:t xml:space="preserve">eir obligations </w:t>
        </w:r>
      </w:ins>
      <w:r w:rsidDel="00000000" w:rsidR="00000000" w:rsidRPr="00000000">
        <w:rPr>
          <w:i w:val="0"/>
          <w:smallCaps w:val="0"/>
          <w:strike w:val="0"/>
          <w:color w:val="292934"/>
          <w:u w:val="none"/>
          <w:shd w:fill="auto" w:val="clear"/>
          <w:vertAlign w:val="baseline"/>
          <w:rtl w:val="0"/>
        </w:rPr>
        <w:t xml:space="preserve">for all the open source </w:t>
      </w:r>
      <w:del w:author="Mary Hardy" w:id="30" w:date="2023-03-15T23:34:09Z">
        <w:r w:rsidDel="00000000" w:rsidR="00000000" w:rsidRPr="00000000">
          <w:rPr>
            <w:i w:val="0"/>
            <w:smallCaps w:val="0"/>
            <w:strike w:val="0"/>
            <w:color w:val="292934"/>
            <w:u w:val="none"/>
            <w:shd w:fill="auto" w:val="clear"/>
            <w:vertAlign w:val="baseline"/>
            <w:rtl w:val="0"/>
          </w:rPr>
          <w:delText xml:space="preserve">components identified to be </w:delText>
        </w:r>
      </w:del>
      <w:r w:rsidDel="00000000" w:rsidR="00000000" w:rsidRPr="00000000">
        <w:rPr>
          <w:i w:val="0"/>
          <w:smallCaps w:val="0"/>
          <w:strike w:val="0"/>
          <w:color w:val="292934"/>
          <w:u w:val="none"/>
          <w:shd w:fill="auto" w:val="clear"/>
          <w:vertAlign w:val="baseline"/>
          <w:rtl w:val="0"/>
        </w:rPr>
        <w:t xml:space="preserve">present in </w:t>
      </w:r>
      <w:ins w:author="Mary Hardy" w:id="31" w:date="2023-03-15T23:34:16Z">
        <w:r w:rsidDel="00000000" w:rsidR="00000000" w:rsidRPr="00000000">
          <w:rPr>
            <w:i w:val="0"/>
            <w:smallCaps w:val="0"/>
            <w:strike w:val="0"/>
            <w:color w:val="292934"/>
            <w:u w:val="none"/>
            <w:shd w:fill="auto" w:val="clear"/>
            <w:vertAlign w:val="baseline"/>
            <w:rtl w:val="0"/>
          </w:rPr>
          <w:t xml:space="preserve">the</w:t>
        </w:r>
      </w:ins>
      <w:del w:author="Mary Hardy" w:id="31" w:date="2023-03-15T23:34:16Z">
        <w:r w:rsidDel="00000000" w:rsidR="00000000" w:rsidRPr="00000000">
          <w:rPr>
            <w:i w:val="0"/>
            <w:smallCaps w:val="0"/>
            <w:strike w:val="0"/>
            <w:color w:val="292934"/>
            <w:u w:val="none"/>
            <w:shd w:fill="auto" w:val="clear"/>
            <w:vertAlign w:val="baseline"/>
            <w:rtl w:val="0"/>
          </w:rPr>
          <w:delText xml:space="preserve">our</w:delText>
        </w:r>
      </w:del>
      <w:r w:rsidDel="00000000" w:rsidR="00000000" w:rsidRPr="00000000">
        <w:rPr>
          <w:i w:val="0"/>
          <w:smallCaps w:val="0"/>
          <w:strike w:val="0"/>
          <w:color w:val="292934"/>
          <w:u w:val="none"/>
          <w:shd w:fill="auto" w:val="clear"/>
          <w:vertAlign w:val="baseline"/>
          <w:rtl w:val="0"/>
        </w:rPr>
        <w:t xml:space="preserve"> software</w:t>
      </w:r>
      <w:ins w:author="Mary Hardy" w:id="32" w:date="2023-03-15T23:34:21Z">
        <w:commentRangeStart w:id="16"/>
        <w:r w:rsidDel="00000000" w:rsidR="00000000" w:rsidRPr="00000000">
          <w:rPr>
            <w:i w:val="0"/>
            <w:smallCaps w:val="0"/>
            <w:strike w:val="0"/>
            <w:color w:val="292934"/>
            <w:u w:val="none"/>
            <w:shd w:fill="auto" w:val="clear"/>
            <w:vertAlign w:val="baseline"/>
            <w:rtl w:val="0"/>
          </w:rPr>
          <w:t xml:space="preserve"> produ</w:t>
        </w:r>
        <w:r w:rsidDel="00000000" w:rsidR="00000000" w:rsidRPr="00000000">
          <w:rPr>
            <w:i w:val="0"/>
            <w:smallCaps w:val="0"/>
            <w:strike w:val="0"/>
            <w:color w:val="292934"/>
            <w:u w:val="none"/>
            <w:shd w:fill="auto" w:val="clear"/>
            <w:vertAlign w:val="baseline"/>
            <w:rtl w:val="0"/>
          </w:rPr>
          <w:t xml:space="preserve">ct</w:t>
        </w:r>
      </w:ins>
      <w:commentRangeEnd w:id="16"/>
      <w:r w:rsidDel="00000000" w:rsidR="00000000" w:rsidRPr="00000000">
        <w:commentReference w:id="16"/>
      </w:r>
      <w:r w:rsidDel="00000000" w:rsidR="00000000" w:rsidRPr="00000000">
        <w:rPr>
          <w:i w:val="0"/>
          <w:smallCaps w:val="0"/>
          <w:strike w:val="0"/>
          <w:color w:val="292934"/>
          <w:u w:val="none"/>
          <w:shd w:fill="auto" w:val="clear"/>
          <w:vertAlign w:val="baseline"/>
          <w:rtl w:val="0"/>
        </w:rPr>
        <w:t xml:space="preserve">. </w:t>
      </w:r>
      <w:del w:author="Mary Hardy" w:id="33" w:date="2023-03-15T23:33:39Z">
        <w:r w:rsidDel="00000000" w:rsidR="00000000" w:rsidRPr="00000000">
          <w:rPr>
            <w:i w:val="0"/>
            <w:smallCaps w:val="0"/>
            <w:strike w:val="0"/>
            <w:color w:val="292934"/>
            <w:u w:val="none"/>
            <w:shd w:fill="auto" w:val="clear"/>
            <w:vertAlign w:val="baseline"/>
            <w:rtl w:val="0"/>
          </w:rPr>
          <w:delText xml:space="preserve">Then, we identify the obligations and conditions derived out of the license created by those components. </w:delText>
        </w:r>
      </w:del>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r w:rsidDel="00000000" w:rsidR="00000000" w:rsidRPr="00000000">
        <w:rPr>
          <w:i w:val="0"/>
          <w:smallCaps w:val="0"/>
          <w:strike w:val="0"/>
          <w:color w:val="292934"/>
          <w:u w:val="none"/>
          <w:shd w:fill="auto" w:val="clear"/>
          <w:vertAlign w:val="baseline"/>
          <w:rtl w:val="0"/>
        </w:rPr>
        <w:t xml:space="preserve">Conforming to all obligations</w:t>
      </w:r>
      <w:r w:rsidDel="00000000" w:rsidR="00000000" w:rsidRPr="00000000">
        <w:rPr>
          <w:b w:val="1"/>
          <w:color w:val="292934"/>
          <w:rtl w:val="0"/>
        </w:rPr>
        <w:br w:type="textWrapping"/>
      </w:r>
      <w:r w:rsidDel="00000000" w:rsidR="00000000" w:rsidRPr="00000000">
        <w:rPr>
          <w:color w:val="292934"/>
          <w:rtl w:val="0"/>
        </w:rPr>
        <w:t xml:space="preserve">In this step, we confirm </w:t>
      </w:r>
      <w:r w:rsidDel="00000000" w:rsidR="00000000" w:rsidRPr="00000000">
        <w:rPr>
          <w:i w:val="0"/>
          <w:smallCaps w:val="0"/>
          <w:strike w:val="0"/>
          <w:color w:val="292934"/>
          <w:u w:val="none"/>
          <w:shd w:fill="auto" w:val="clear"/>
          <w:vertAlign w:val="baseline"/>
          <w:rtl w:val="0"/>
        </w:rPr>
        <w:t xml:space="preserve">that all license obligations</w:t>
      </w:r>
      <w:del w:author="Mary Hardy" w:id="34" w:date="2023-03-15T23:35:17Z">
        <w:r w:rsidDel="00000000" w:rsidR="00000000" w:rsidRPr="00000000">
          <w:rPr>
            <w:i w:val="0"/>
            <w:smallCaps w:val="0"/>
            <w:strike w:val="0"/>
            <w:color w:val="292934"/>
            <w:u w:val="none"/>
            <w:shd w:fill="auto" w:val="clear"/>
            <w:vertAlign w:val="baseline"/>
            <w:rtl w:val="0"/>
          </w:rPr>
          <w:delText xml:space="preserve"> </w:delText>
        </w:r>
        <w:r w:rsidDel="00000000" w:rsidR="00000000" w:rsidRPr="00000000">
          <w:rPr>
            <w:color w:val="292934"/>
            <w:rtl w:val="0"/>
          </w:rPr>
          <w:delText xml:space="preserve">and</w:delText>
        </w:r>
        <w:r w:rsidDel="00000000" w:rsidR="00000000" w:rsidRPr="00000000">
          <w:rPr>
            <w:i w:val="0"/>
            <w:smallCaps w:val="0"/>
            <w:strike w:val="0"/>
            <w:color w:val="292934"/>
            <w:u w:val="none"/>
            <w:shd w:fill="auto" w:val="clear"/>
            <w:vertAlign w:val="baseline"/>
            <w:rtl w:val="0"/>
          </w:rPr>
          <w:delText xml:space="preserve"> conditions derived out of the licenses identified in the above step</w:delText>
        </w:r>
      </w:del>
      <w:r w:rsidDel="00000000" w:rsidR="00000000" w:rsidRPr="00000000">
        <w:rPr>
          <w:i w:val="0"/>
          <w:smallCaps w:val="0"/>
          <w:strike w:val="0"/>
          <w:color w:val="292934"/>
          <w:u w:val="none"/>
          <w:shd w:fill="auto" w:val="clear"/>
          <w:vertAlign w:val="baseline"/>
          <w:rtl w:val="0"/>
        </w:rPr>
        <w:t xml:space="preserve"> </w:t>
      </w:r>
      <w:ins w:author="Mary Hardy" w:id="35" w:date="2023-03-15T23:36:17Z">
        <w:r w:rsidDel="00000000" w:rsidR="00000000" w:rsidRPr="00000000">
          <w:rPr>
            <w:i w:val="0"/>
            <w:smallCaps w:val="0"/>
            <w:strike w:val="0"/>
            <w:color w:val="292934"/>
            <w:u w:val="none"/>
            <w:shd w:fill="auto" w:val="clear"/>
            <w:vertAlign w:val="baseline"/>
            <w:rtl w:val="0"/>
          </w:rPr>
          <w:t xml:space="preserve">are</w:t>
        </w:r>
      </w:ins>
      <w:del w:author="Mary Hardy" w:id="35" w:date="2023-03-15T23:36:17Z">
        <w:r w:rsidDel="00000000" w:rsidR="00000000" w:rsidRPr="00000000">
          <w:rPr>
            <w:i w:val="0"/>
            <w:smallCaps w:val="0"/>
            <w:strike w:val="0"/>
            <w:color w:val="292934"/>
            <w:u w:val="none"/>
            <w:shd w:fill="auto" w:val="clear"/>
            <w:vertAlign w:val="baseline"/>
            <w:rtl w:val="0"/>
          </w:rPr>
          <w:delText xml:space="preserve">have been (or will be)</w:delText>
        </w:r>
      </w:del>
      <w:r w:rsidDel="00000000" w:rsidR="00000000" w:rsidRPr="00000000">
        <w:rPr>
          <w:i w:val="0"/>
          <w:smallCaps w:val="0"/>
          <w:strike w:val="0"/>
          <w:color w:val="292934"/>
          <w:u w:val="none"/>
          <w:shd w:fill="auto" w:val="clear"/>
          <w:vertAlign w:val="baseline"/>
          <w:rtl w:val="0"/>
        </w:rPr>
        <w:t xml:space="preserve"> met before the </w:t>
      </w:r>
      <w:r w:rsidDel="00000000" w:rsidR="00000000" w:rsidRPr="00000000">
        <w:rPr>
          <w:i w:val="0"/>
          <w:smallCaps w:val="0"/>
          <w:strike w:val="0"/>
          <w:color w:val="292934"/>
          <w:u w:val="none"/>
          <w:shd w:fill="auto" w:val="clear"/>
          <w:vertAlign w:val="baseline"/>
          <w:rtl w:val="0"/>
        </w:rPr>
        <w:t xml:space="preserve">distribution</w:t>
      </w:r>
      <w:r w:rsidDel="00000000" w:rsidR="00000000" w:rsidRPr="00000000">
        <w:rPr>
          <w:i w:val="0"/>
          <w:smallCaps w:val="0"/>
          <w:strike w:val="0"/>
          <w:color w:val="292934"/>
          <w:u w:val="none"/>
          <w:shd w:fill="auto" w:val="clear"/>
          <w:vertAlign w:val="baseline"/>
          <w:rtl w:val="0"/>
        </w:rPr>
        <w:t xml:space="preserve"> of the software occurs (where “distribution” may include implementations of Software as a Service accessed via a network for some licenses). </w:t>
      </w:r>
      <w:del w:author="Mary Hardy" w:id="36" w:date="2023-03-15T23:40:05Z">
        <w:r w:rsidDel="00000000" w:rsidR="00000000" w:rsidRPr="00000000">
          <w:rPr>
            <w:i w:val="0"/>
            <w:smallCaps w:val="0"/>
            <w:strike w:val="0"/>
            <w:color w:val="292934"/>
            <w:u w:val="none"/>
            <w:shd w:fill="auto" w:val="clear"/>
            <w:vertAlign w:val="baseline"/>
            <w:rtl w:val="0"/>
          </w:rPr>
          <w:delText xml:space="preserve">This may </w:delText>
        </w:r>
        <w:r w:rsidDel="00000000" w:rsidR="00000000" w:rsidRPr="00000000">
          <w:rPr>
            <w:color w:val="292934"/>
            <w:rtl w:val="0"/>
          </w:rPr>
          <w:delText xml:space="preserve">include a wide</w:delText>
        </w:r>
        <w:r w:rsidDel="00000000" w:rsidR="00000000" w:rsidRPr="00000000">
          <w:rPr>
            <w:i w:val="0"/>
            <w:smallCaps w:val="0"/>
            <w:strike w:val="0"/>
            <w:color w:val="292934"/>
            <w:u w:val="none"/>
            <w:shd w:fill="auto" w:val="clear"/>
            <w:vertAlign w:val="baseline"/>
            <w:rtl w:val="0"/>
          </w:rPr>
          <w:delText xml:space="preserve"> variety of conditions to be fulfilled as directed in the licenses.</w:delText>
        </w:r>
      </w:del>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292934"/>
          <w:shd w:fill="auto" w:val="clear"/>
          <w:vertAlign w:val="baseline"/>
        </w:rPr>
      </w:pPr>
      <w:commentRangeStart w:id="17"/>
      <w:r w:rsidDel="00000000" w:rsidR="00000000" w:rsidRPr="00000000">
        <w:rPr>
          <w:i w:val="0"/>
          <w:smallCaps w:val="0"/>
          <w:strike w:val="0"/>
          <w:color w:val="292934"/>
          <w:u w:val="none"/>
          <w:shd w:fill="auto" w:val="clear"/>
          <w:vertAlign w:val="baseline"/>
          <w:rtl w:val="0"/>
        </w:rPr>
        <w:t xml:space="preserve">Delivering open source compliant software </w:t>
      </w:r>
      <w:r w:rsidDel="00000000" w:rsidR="00000000" w:rsidRPr="00000000">
        <w:rPr>
          <w:i w:val="0"/>
          <w:smallCaps w:val="0"/>
          <w:strike w:val="0"/>
          <w:color w:val="292934"/>
          <w:u w:val="none"/>
          <w:shd w:fill="auto" w:val="clear"/>
          <w:vertAlign w:val="baseline"/>
          <w:rtl w:val="0"/>
        </w:rPr>
        <w:br w:type="textWrapping"/>
        <w:t xml:space="preserve">This step</w:t>
      </w:r>
      <w:r w:rsidDel="00000000" w:rsidR="00000000" w:rsidRPr="00000000">
        <w:rPr>
          <w:color w:val="292934"/>
          <w:rtl w:val="0"/>
        </w:rPr>
        <w:t xml:space="preserve"> involves m</w:t>
      </w:r>
      <w:r w:rsidDel="00000000" w:rsidR="00000000" w:rsidRPr="00000000">
        <w:rPr>
          <w:i w:val="0"/>
          <w:smallCaps w:val="0"/>
          <w:strike w:val="0"/>
          <w:color w:val="292934"/>
          <w:u w:val="none"/>
          <w:shd w:fill="auto" w:val="clear"/>
          <w:vertAlign w:val="baseline"/>
          <w:rtl w:val="0"/>
        </w:rPr>
        <w:t xml:space="preserve">aking the software available with open source compliance</w:t>
      </w:r>
      <w:r w:rsidDel="00000000" w:rsidR="00000000" w:rsidRPr="00000000">
        <w:rPr>
          <w:color w:val="292934"/>
          <w:rtl w:val="0"/>
        </w:rPr>
        <w:t xml:space="preserve">-</w:t>
      </w:r>
      <w:r w:rsidDel="00000000" w:rsidR="00000000" w:rsidRPr="00000000">
        <w:rPr>
          <w:i w:val="0"/>
          <w:smallCaps w:val="0"/>
          <w:strike w:val="0"/>
          <w:color w:val="292934"/>
          <w:u w:val="none"/>
          <w:shd w:fill="auto" w:val="clear"/>
          <w:vertAlign w:val="baseline"/>
          <w:rtl w:val="0"/>
        </w:rPr>
        <w:t xml:space="preserve">assured articles. </w:t>
      </w:r>
      <w:r w:rsidDel="00000000" w:rsidR="00000000" w:rsidRPr="00000000">
        <w:rPr>
          <w:color w:val="292934"/>
          <w:rtl w:val="0"/>
        </w:rPr>
        <w:t xml:space="preserve">Such</w:t>
      </w:r>
      <w:r w:rsidDel="00000000" w:rsidR="00000000" w:rsidRPr="00000000">
        <w:rPr>
          <w:i w:val="0"/>
          <w:smallCaps w:val="0"/>
          <w:strike w:val="0"/>
          <w:color w:val="292934"/>
          <w:u w:val="none"/>
          <w:shd w:fill="auto" w:val="clear"/>
          <w:vertAlign w:val="baseline"/>
          <w:rtl w:val="0"/>
        </w:rPr>
        <w:t xml:space="preserve"> articles would include packaging Software Bill of Materials and all other </w:t>
      </w:r>
      <w:r w:rsidDel="00000000" w:rsidR="00000000" w:rsidRPr="00000000">
        <w:rPr>
          <w:color w:val="292934"/>
          <w:rtl w:val="0"/>
        </w:rPr>
        <w:t xml:space="preserve">documentation</w:t>
      </w:r>
      <w:r w:rsidDel="00000000" w:rsidR="00000000" w:rsidRPr="00000000">
        <w:rPr>
          <w:i w:val="0"/>
          <w:smallCaps w:val="0"/>
          <w:strike w:val="0"/>
          <w:color w:val="292934"/>
          <w:u w:val="none"/>
          <w:shd w:fill="auto" w:val="clear"/>
          <w:vertAlign w:val="baseline"/>
          <w:rtl w:val="0"/>
        </w:rPr>
        <w:t xml:space="preserve"> as directed by the license obligations along with the software distribution media.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64">
      <w:pPr>
        <w:spacing w:after="160" w:before="0" w:line="276" w:lineRule="auto"/>
        <w:ind w:left="-14" w:firstLine="0"/>
        <w:rPr>
          <w:color w:val="292934"/>
        </w:rPr>
      </w:pPr>
      <w:r w:rsidDel="00000000" w:rsidR="00000000" w:rsidRPr="00000000">
        <w:rPr>
          <w:color w:val="292934"/>
          <w:rtl w:val="0"/>
        </w:rPr>
        <w:t xml:space="preserve">While</w:t>
      </w:r>
      <w:r w:rsidDel="00000000" w:rsidR="00000000" w:rsidRPr="00000000">
        <w:rPr>
          <w:color w:val="292934"/>
          <w:rtl w:val="0"/>
        </w:rPr>
        <w:t xml:space="preserve"> organizations can differ widely and have vastly different resources available (such as legal support), the same activities still need to be performed. It is </w:t>
      </w:r>
      <w:commentRangeStart w:id="18"/>
      <w:r w:rsidDel="00000000" w:rsidR="00000000" w:rsidRPr="00000000">
        <w:rPr>
          <w:color w:val="292934"/>
          <w:rtl w:val="0"/>
        </w:rPr>
        <w:t xml:space="preserve">expected</w:t>
      </w:r>
      <w:commentRangeEnd w:id="18"/>
      <w:r w:rsidDel="00000000" w:rsidR="00000000" w:rsidRPr="00000000">
        <w:commentReference w:id="18"/>
      </w:r>
      <w:r w:rsidDel="00000000" w:rsidR="00000000" w:rsidRPr="00000000">
        <w:rPr>
          <w:color w:val="292934"/>
          <w:rtl w:val="0"/>
        </w:rPr>
        <w:t xml:space="preserve"> that existing business processes can be adapted to support an open source compliance program.</w:t>
      </w:r>
    </w:p>
    <w:p w:rsidR="00000000" w:rsidDel="00000000" w:rsidP="00000000" w:rsidRDefault="00000000" w:rsidRPr="00000000" w14:paraId="00000065">
      <w:pPr>
        <w:spacing w:after="160" w:before="0" w:line="276" w:lineRule="auto"/>
        <w:ind w:left="-14" w:firstLine="0"/>
        <w:rPr>
          <w:color w:val="292934"/>
        </w:rPr>
      </w:pPr>
      <w:r w:rsidDel="00000000" w:rsidR="00000000" w:rsidRPr="00000000">
        <w:rPr>
          <w:color w:val="292934"/>
          <w:rtl w:val="0"/>
        </w:rPr>
        <w:t xml:space="preserve">To ensure everything is properly managed, the supporting requirements are as follows:</w:t>
      </w:r>
    </w:p>
    <w:p w:rsidR="00000000" w:rsidDel="00000000" w:rsidP="00000000" w:rsidRDefault="00000000" w:rsidRPr="00000000" w14:paraId="0000006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80" w:before="0" w:line="276" w:lineRule="auto"/>
        <w:ind w:left="720" w:right="0" w:hanging="360"/>
        <w:jc w:val="left"/>
        <w:rPr>
          <w:rFonts w:ascii="Arial" w:cs="Arial" w:eastAsia="Arial" w:hAnsi="Arial"/>
          <w:i w:val="0"/>
          <w:smallCaps w:val="0"/>
          <w:strike w:val="0"/>
          <w:color w:val="292934"/>
          <w:shd w:fill="auto" w:val="clear"/>
          <w:vertAlign w:val="baseline"/>
        </w:rPr>
      </w:pPr>
      <w:r w:rsidDel="00000000" w:rsidR="00000000" w:rsidRPr="00000000">
        <w:rPr>
          <w:color w:val="292934"/>
          <w:rtl w:val="0"/>
        </w:rPr>
        <w:t xml:space="preserve">A</w:t>
      </w:r>
      <w:r w:rsidDel="00000000" w:rsidR="00000000" w:rsidRPr="00000000">
        <w:rPr>
          <w:i w:val="0"/>
          <w:smallCaps w:val="0"/>
          <w:strike w:val="0"/>
          <w:color w:val="292934"/>
          <w:u w:val="none"/>
          <w:shd w:fill="auto" w:val="clear"/>
          <w:vertAlign w:val="baseline"/>
          <w:rtl w:val="0"/>
        </w:rPr>
        <w:t xml:space="preserve">dequate compliance staffing and clear lines of responsibility are </w:t>
      </w:r>
      <w:ins w:author="Mary Hardy" w:id="37" w:date="2023-03-15T23:41:24Z">
        <w:r w:rsidDel="00000000" w:rsidR="00000000" w:rsidRPr="00000000">
          <w:rPr>
            <w:i w:val="0"/>
            <w:smallCaps w:val="0"/>
            <w:strike w:val="0"/>
            <w:color w:val="292934"/>
            <w:u w:val="none"/>
            <w:shd w:fill="auto" w:val="clear"/>
            <w:vertAlign w:val="baseline"/>
            <w:rtl w:val="0"/>
          </w:rPr>
          <w:t xml:space="preserve">defined</w:t>
        </w:r>
      </w:ins>
      <w:del w:author="Mary Hardy" w:id="37" w:date="2023-03-15T23:41:24Z">
        <w:r w:rsidDel="00000000" w:rsidR="00000000" w:rsidRPr="00000000">
          <w:rPr>
            <w:i w:val="0"/>
            <w:smallCaps w:val="0"/>
            <w:strike w:val="0"/>
            <w:color w:val="292934"/>
            <w:u w:val="none"/>
            <w:shd w:fill="auto" w:val="clear"/>
            <w:vertAlign w:val="baseline"/>
            <w:rtl w:val="0"/>
          </w:rPr>
          <w:delText xml:space="preserve">in place</w:delText>
        </w:r>
      </w:del>
      <w:r w:rsidDel="00000000" w:rsidR="00000000" w:rsidRPr="00000000">
        <w:rPr>
          <w:i w:val="0"/>
          <w:smallCaps w:val="0"/>
          <w:strike w:val="0"/>
          <w:color w:val="29293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80" w:before="0" w:line="276" w:lineRule="auto"/>
        <w:ind w:left="720" w:right="0" w:hanging="360"/>
        <w:jc w:val="left"/>
        <w:rPr>
          <w:rFonts w:ascii="Arial" w:cs="Arial" w:eastAsia="Arial" w:hAnsi="Arial"/>
          <w:i w:val="0"/>
          <w:smallCaps w:val="0"/>
          <w:strike w:val="0"/>
          <w:color w:val="292934"/>
          <w:shd w:fill="auto" w:val="clear"/>
          <w:vertAlign w:val="baseline"/>
        </w:rPr>
      </w:pPr>
      <w:commentRangeStart w:id="19"/>
      <w:r w:rsidDel="00000000" w:rsidR="00000000" w:rsidRPr="00000000">
        <w:rPr>
          <w:color w:val="292934"/>
          <w:rtl w:val="0"/>
        </w:rPr>
        <w:t xml:space="preserve">T</w:t>
      </w:r>
      <w:r w:rsidDel="00000000" w:rsidR="00000000" w:rsidRPr="00000000">
        <w:rPr>
          <w:i w:val="0"/>
          <w:smallCaps w:val="0"/>
          <w:strike w:val="0"/>
          <w:color w:val="292934"/>
          <w:u w:val="none"/>
          <w:shd w:fill="auto" w:val="clear"/>
          <w:vertAlign w:val="baseline"/>
          <w:rtl w:val="0"/>
        </w:rPr>
        <w:t xml:space="preserve">raining </w:t>
      </w:r>
      <w:commentRangeEnd w:id="19"/>
      <w:r w:rsidDel="00000000" w:rsidR="00000000" w:rsidRPr="00000000">
        <w:commentReference w:id="19"/>
      </w:r>
      <w:r w:rsidDel="00000000" w:rsidR="00000000" w:rsidRPr="00000000">
        <w:rPr>
          <w:i w:val="0"/>
          <w:smallCaps w:val="0"/>
          <w:strike w:val="0"/>
          <w:color w:val="292934"/>
          <w:u w:val="none"/>
          <w:shd w:fill="auto" w:val="clear"/>
          <w:vertAlign w:val="baseline"/>
          <w:rtl w:val="0"/>
        </w:rPr>
        <w:t xml:space="preserve">on the </w:t>
      </w:r>
      <w:r w:rsidDel="00000000" w:rsidR="00000000" w:rsidRPr="00000000">
        <w:rPr>
          <w:color w:val="292934"/>
          <w:rtl w:val="0"/>
        </w:rPr>
        <w:t xml:space="preserve">o</w:t>
      </w:r>
      <w:r w:rsidDel="00000000" w:rsidR="00000000" w:rsidRPr="00000000">
        <w:rPr>
          <w:i w:val="0"/>
          <w:smallCaps w:val="0"/>
          <w:strike w:val="0"/>
          <w:color w:val="292934"/>
          <w:u w:val="none"/>
          <w:shd w:fill="auto" w:val="clear"/>
          <w:vertAlign w:val="baseline"/>
          <w:rtl w:val="0"/>
        </w:rPr>
        <w:t xml:space="preserve">rganization's open source policy is available to everyone, </w:t>
      </w:r>
      <w:r w:rsidDel="00000000" w:rsidR="00000000" w:rsidRPr="00000000">
        <w:rPr>
          <w:color w:val="292934"/>
          <w:rtl w:val="0"/>
        </w:rPr>
        <w:t xml:space="preserve">and </w:t>
      </w:r>
      <w:r w:rsidDel="00000000" w:rsidR="00000000" w:rsidRPr="00000000">
        <w:rPr>
          <w:i w:val="0"/>
          <w:smallCaps w:val="0"/>
          <w:strike w:val="0"/>
          <w:color w:val="292934"/>
          <w:u w:val="none"/>
          <w:shd w:fill="auto" w:val="clear"/>
          <w:vertAlign w:val="baseline"/>
          <w:rtl w:val="0"/>
        </w:rPr>
        <w:t xml:space="preserve">anyone involved in delivering products and services, </w:t>
      </w:r>
      <w:r w:rsidDel="00000000" w:rsidR="00000000" w:rsidRPr="00000000">
        <w:rPr>
          <w:i w:val="0"/>
          <w:smallCaps w:val="0"/>
          <w:strike w:val="0"/>
          <w:color w:val="292934"/>
          <w:u w:val="none"/>
          <w:shd w:fill="auto" w:val="clear"/>
          <w:vertAlign w:val="baseline"/>
          <w:rtl w:val="0"/>
        </w:rPr>
        <w:t xml:space="preserve">including open source, has to complete said training</w:t>
      </w:r>
      <w:r w:rsidDel="00000000" w:rsidR="00000000" w:rsidRPr="00000000">
        <w:rPr>
          <w:color w:val="292934"/>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i w:val="0"/>
          <w:smallCaps w:val="0"/>
          <w:strike w:val="0"/>
          <w:color w:val="292934"/>
          <w:shd w:fill="auto" w:val="clear"/>
          <w:vertAlign w:val="baseline"/>
        </w:rPr>
      </w:pPr>
      <w:r w:rsidDel="00000000" w:rsidR="00000000" w:rsidRPr="00000000">
        <w:rPr>
          <w:color w:val="292934"/>
          <w:rtl w:val="0"/>
        </w:rPr>
        <w:t xml:space="preserve">A</w:t>
      </w:r>
      <w:r w:rsidDel="00000000" w:rsidR="00000000" w:rsidRPr="00000000">
        <w:rPr>
          <w:i w:val="0"/>
          <w:smallCaps w:val="0"/>
          <w:strike w:val="0"/>
          <w:color w:val="292934"/>
          <w:u w:val="none"/>
          <w:shd w:fill="auto" w:val="clear"/>
          <w:vertAlign w:val="baseline"/>
          <w:rtl w:val="0"/>
        </w:rPr>
        <w:t xml:space="preserve">ll open source compliance activities are tracked and recorded.</w:t>
      </w:r>
    </w:p>
    <w:p w:rsidR="00000000" w:rsidDel="00000000" w:rsidP="00000000" w:rsidRDefault="00000000" w:rsidRPr="00000000" w14:paraId="00000069">
      <w:pPr>
        <w:spacing w:after="160" w:before="0" w:line="276" w:lineRule="auto"/>
        <w:rPr>
          <w:color w:val="292934"/>
        </w:rPr>
      </w:pPr>
      <w:r w:rsidDel="00000000" w:rsidR="00000000" w:rsidRPr="00000000">
        <w:rPr>
          <w:highlight w:val="white"/>
          <w:rtl w:val="0"/>
        </w:rPr>
        <w:t xml:space="preserve">Achieving end-to-end compliance of software products during open source review is the ultimate goal.</w:t>
      </w:r>
      <w:r w:rsidDel="00000000" w:rsidR="00000000" w:rsidRPr="00000000">
        <w:rPr>
          <w:color w:val="292934"/>
          <w:rtl w:val="0"/>
        </w:rPr>
        <w:t xml:space="preserve"> In the next chapters, we will learn more about the open source review, the roles and responsibilities of those involved in the process, and how open source review fits into </w:t>
      </w:r>
      <w:ins w:author="Mary Hardy" w:id="38" w:date="2023-03-15T23:48:56Z">
        <w:r w:rsidDel="00000000" w:rsidR="00000000" w:rsidRPr="00000000">
          <w:rPr>
            <w:color w:val="292934"/>
            <w:rtl w:val="0"/>
          </w:rPr>
          <w:t xml:space="preserve">license compliance management</w:t>
        </w:r>
      </w:ins>
      <w:del w:author="Mary Hardy" w:id="38" w:date="2023-03-15T23:48:56Z">
        <w:r w:rsidDel="00000000" w:rsidR="00000000" w:rsidRPr="00000000">
          <w:rPr>
            <w:color w:val="292934"/>
            <w:rtl w:val="0"/>
          </w:rPr>
          <w:delText xml:space="preserve">the bigger picture</w:delText>
        </w:r>
      </w:del>
      <w:r w:rsidDel="00000000" w:rsidR="00000000" w:rsidRPr="00000000">
        <w:rPr>
          <w:color w:val="292934"/>
          <w:rtl w:val="0"/>
        </w:rPr>
        <w:t xml:space="preserve">.</w:t>
      </w:r>
    </w:p>
    <w:p w:rsidR="00000000" w:rsidDel="00000000" w:rsidP="00000000" w:rsidRDefault="00000000" w:rsidRPr="00000000" w14:paraId="0000006A">
      <w:pPr>
        <w:spacing w:after="160" w:before="0" w:line="276" w:lineRule="auto"/>
        <w:ind w:left="-14" w:firstLine="0"/>
        <w:rPr>
          <w:color w:val="292934"/>
          <w:sz w:val="24"/>
          <w:szCs w:val="24"/>
        </w:rPr>
      </w:pPr>
      <w:r w:rsidDel="00000000" w:rsidR="00000000" w:rsidRPr="00000000">
        <w:rPr>
          <w:rtl w:val="0"/>
        </w:rPr>
      </w:r>
    </w:p>
    <w:p w:rsidR="00000000" w:rsidDel="00000000" w:rsidP="00000000" w:rsidRDefault="00000000" w:rsidRPr="00000000" w14:paraId="0000006B">
      <w:pPr>
        <w:spacing w:after="160" w:before="0" w:line="276" w:lineRule="auto"/>
        <w:rPr>
          <w:color w:val="292934"/>
          <w:sz w:val="24"/>
          <w:szCs w:val="24"/>
        </w:rPr>
      </w:pPr>
      <w:r w:rsidDel="00000000" w:rsidR="00000000" w:rsidRPr="00000000">
        <w:rPr>
          <w:rtl w:val="0"/>
        </w:rPr>
      </w:r>
    </w:p>
    <w:p w:rsidR="00000000" w:rsidDel="00000000" w:rsidP="00000000" w:rsidRDefault="00000000" w:rsidRPr="00000000" w14:paraId="0000006C">
      <w:pPr>
        <w:spacing w:after="160" w:before="0" w:line="276" w:lineRule="auto"/>
        <w:rPr/>
      </w:pPr>
      <w:r w:rsidDel="00000000" w:rsidR="00000000" w:rsidRPr="00000000">
        <w:rPr>
          <w:rtl w:val="0"/>
        </w:rPr>
      </w:r>
    </w:p>
    <w:p w:rsidR="00000000" w:rsidDel="00000000" w:rsidP="00000000" w:rsidRDefault="00000000" w:rsidRPr="00000000" w14:paraId="0000006D">
      <w:pPr>
        <w:spacing w:after="160" w:before="0" w:line="276" w:lineRule="auto"/>
        <w:rPr/>
      </w:pPr>
      <w:r w:rsidDel="00000000" w:rsidR="00000000" w:rsidRPr="00000000">
        <w:rPr>
          <w:rtl w:val="0"/>
        </w:rPr>
        <w:t xml:space="preserve">.</w:t>
      </w:r>
    </w:p>
    <w:p w:rsidR="00000000" w:rsidDel="00000000" w:rsidP="00000000" w:rsidRDefault="00000000" w:rsidRPr="00000000" w14:paraId="0000006E">
      <w:pPr>
        <w:spacing w:after="160" w:before="0" w:line="276" w:lineRule="auto"/>
        <w:rPr/>
      </w:pPr>
      <w:r w:rsidDel="00000000" w:rsidR="00000000" w:rsidRPr="00000000">
        <w:rPr>
          <w:rtl w:val="0"/>
        </w:rPr>
      </w:r>
    </w:p>
    <w:p w:rsidR="00000000" w:rsidDel="00000000" w:rsidP="00000000" w:rsidRDefault="00000000" w:rsidRPr="00000000" w14:paraId="0000006F">
      <w:pPr>
        <w:pStyle w:val="Title"/>
        <w:spacing w:after="160" w:before="0" w:line="276" w:lineRule="auto"/>
        <w:rPr>
          <w:color w:val="ffffff"/>
          <w:highlight w:val="darkGreen"/>
        </w:rPr>
      </w:pPr>
      <w:r w:rsidDel="00000000" w:rsidR="00000000" w:rsidRPr="00000000">
        <w:rPr>
          <w:rtl w:val="0"/>
        </w:rPr>
      </w:r>
    </w:p>
    <w:p w:rsidR="00000000" w:rsidDel="00000000" w:rsidP="00000000" w:rsidRDefault="00000000" w:rsidRPr="00000000" w14:paraId="00000070">
      <w:pPr>
        <w:spacing w:after="160" w:before="0" w:line="276" w:lineRule="auto"/>
        <w:ind w:left="302" w:hanging="302"/>
        <w:rPr>
          <w:color w:val="292934"/>
          <w:sz w:val="24"/>
          <w:szCs w:val="24"/>
          <w:highlight w:val="green"/>
        </w:rPr>
      </w:pPr>
      <w:r w:rsidDel="00000000" w:rsidR="00000000" w:rsidRPr="00000000">
        <w:rPr>
          <w:rtl w:val="0"/>
        </w:rPr>
      </w:r>
    </w:p>
    <w:p w:rsidR="00000000" w:rsidDel="00000000" w:rsidP="00000000" w:rsidRDefault="00000000" w:rsidRPr="00000000" w14:paraId="00000071">
      <w:pPr>
        <w:spacing w:after="160" w:before="0" w:line="276" w:lineRule="auto"/>
        <w:rPr>
          <w:color w:val="ffffff"/>
          <w:sz w:val="56"/>
          <w:szCs w:val="56"/>
          <w:highlight w:val="darkGreen"/>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160" w:before="0" w:line="276" w:lineRule="auto"/>
        <w:ind w:left="720" w:firstLine="0"/>
        <w:rPr>
          <w:color w:val="292934"/>
          <w:sz w:val="24"/>
          <w:szCs w:val="24"/>
        </w:rPr>
      </w:pPr>
      <w:r w:rsidDel="00000000" w:rsidR="00000000" w:rsidRPr="00000000">
        <w:rPr>
          <w:rtl w:val="0"/>
        </w:rPr>
      </w:r>
    </w:p>
    <w:p w:rsidR="00000000" w:rsidDel="00000000" w:rsidP="00000000" w:rsidRDefault="00000000" w:rsidRPr="00000000" w14:paraId="00000073">
      <w:pPr>
        <w:pStyle w:val="Heading1"/>
        <w:spacing w:after="240" w:before="0" w:lineRule="auto"/>
        <w:rPr/>
      </w:pPr>
      <w:bookmarkStart w:colFirst="0" w:colLast="0" w:name="_n5sdpyi1v8tz" w:id="10"/>
      <w:bookmarkEnd w:id="10"/>
      <w:r w:rsidDel="00000000" w:rsidR="00000000" w:rsidRPr="00000000">
        <w:rPr>
          <w:rtl w:val="0"/>
        </w:rPr>
        <w:t xml:space="preserve">Chapter 2. Open Source Review</w:t>
      </w:r>
    </w:p>
    <w:p w:rsidR="00000000" w:rsidDel="00000000" w:rsidP="00000000" w:rsidRDefault="00000000" w:rsidRPr="00000000" w14:paraId="00000074">
      <w:pPr>
        <w:pStyle w:val="Heading2"/>
        <w:spacing w:after="160" w:before="0" w:lineRule="auto"/>
        <w:rPr/>
      </w:pPr>
      <w:bookmarkStart w:colFirst="0" w:colLast="0" w:name="_2et92p0" w:id="11"/>
      <w:bookmarkEnd w:id="11"/>
      <w:r w:rsidDel="00000000" w:rsidR="00000000" w:rsidRPr="00000000">
        <w:rPr>
          <w:rtl w:val="0"/>
        </w:rPr>
        <w:t xml:space="preserve">Introduction</w:t>
      </w:r>
    </w:p>
    <w:p w:rsidR="00000000" w:rsidDel="00000000" w:rsidP="00000000" w:rsidRDefault="00000000" w:rsidRPr="00000000" w14:paraId="00000075">
      <w:pPr>
        <w:pStyle w:val="Heading3"/>
        <w:spacing w:after="160" w:before="0" w:lineRule="auto"/>
        <w:rPr/>
      </w:pPr>
      <w:bookmarkStart w:colFirst="0" w:colLast="0" w:name="_tyjcwt" w:id="12"/>
      <w:bookmarkEnd w:id="12"/>
      <w:r w:rsidDel="00000000" w:rsidR="00000000" w:rsidRPr="00000000">
        <w:rPr>
          <w:rtl w:val="0"/>
        </w:rPr>
        <w:t xml:space="preserve">Chapter Overview</w:t>
      </w:r>
    </w:p>
    <w:p w:rsidR="00000000" w:rsidDel="00000000" w:rsidP="00000000" w:rsidRDefault="00000000" w:rsidRPr="00000000" w14:paraId="00000076">
      <w:pPr>
        <w:pBdr>
          <w:left w:color="000000" w:space="0" w:sz="0" w:val="none"/>
          <w:right w:color="000000" w:space="0" w:sz="0" w:val="none"/>
        </w:pBdr>
        <w:spacing w:after="480" w:before="0" w:line="276" w:lineRule="auto"/>
        <w:rPr/>
      </w:pPr>
      <w:r w:rsidDel="00000000" w:rsidR="00000000" w:rsidRPr="00000000">
        <w:rPr>
          <w:rtl w:val="0"/>
        </w:rPr>
        <w:t xml:space="preserve">Chapter 2</w:t>
      </w:r>
      <w:r w:rsidDel="00000000" w:rsidR="00000000" w:rsidRPr="00000000">
        <w:rPr>
          <w:rtl w:val="0"/>
        </w:rPr>
        <w:t xml:space="preserve"> explains what an open source review is and who is involved in reviewing the use of code under open source licenses (note that this is often a </w:t>
      </w:r>
      <w:r w:rsidDel="00000000" w:rsidR="00000000" w:rsidRPr="00000000">
        <w:rPr>
          <w:rtl w:val="0"/>
        </w:rPr>
        <w:t xml:space="preserve">multiple domain activity</w:t>
      </w:r>
      <w:r w:rsidDel="00000000" w:rsidR="00000000" w:rsidRPr="00000000">
        <w:rPr>
          <w:rtl w:val="0"/>
        </w:rPr>
        <w:t xml:space="preserve">, requiring collaboration among people with l</w:t>
      </w:r>
      <w:r w:rsidDel="00000000" w:rsidR="00000000" w:rsidRPr="00000000">
        <w:rPr>
          <w:rtl w:val="0"/>
        </w:rPr>
        <w:t xml:space="preserve">egal, engineering, operations, and management knowledge and skills). This section also discusses the processes that are necessary to complete the open source review.</w:t>
      </w:r>
    </w:p>
    <w:p w:rsidR="00000000" w:rsidDel="00000000" w:rsidP="00000000" w:rsidRDefault="00000000" w:rsidRPr="00000000" w14:paraId="00000077">
      <w:pPr>
        <w:pStyle w:val="Heading3"/>
        <w:spacing w:after="160" w:before="0" w:lineRule="auto"/>
        <w:rPr/>
      </w:pPr>
      <w:bookmarkStart w:colFirst="0" w:colLast="0" w:name="_3dy6vkm" w:id="13"/>
      <w:bookmarkEnd w:id="13"/>
      <w:r w:rsidDel="00000000" w:rsidR="00000000" w:rsidRPr="00000000">
        <w:rPr>
          <w:rtl w:val="0"/>
        </w:rPr>
        <w:t xml:space="preserve">Learning Objectives</w:t>
      </w:r>
    </w:p>
    <w:p w:rsidR="00000000" w:rsidDel="00000000" w:rsidP="00000000" w:rsidRDefault="00000000" w:rsidRPr="00000000" w14:paraId="00000078">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079">
      <w:pPr>
        <w:numPr>
          <w:ilvl w:val="0"/>
          <w:numId w:val="29"/>
        </w:numPr>
        <w:spacing w:after="80" w:before="0" w:line="276" w:lineRule="auto"/>
        <w:ind w:left="720" w:hanging="360"/>
        <w:rPr>
          <w:u w:val="none"/>
        </w:rPr>
      </w:pPr>
      <w:r w:rsidDel="00000000" w:rsidR="00000000" w:rsidRPr="00000000">
        <w:rPr>
          <w:rtl w:val="0"/>
        </w:rPr>
        <w:t xml:space="preserve">Explain what an open source review is.</w:t>
      </w:r>
    </w:p>
    <w:p w:rsidR="00000000" w:rsidDel="00000000" w:rsidP="00000000" w:rsidRDefault="00000000" w:rsidRPr="00000000" w14:paraId="0000007A">
      <w:pPr>
        <w:numPr>
          <w:ilvl w:val="0"/>
          <w:numId w:val="29"/>
        </w:numPr>
        <w:spacing w:after="80" w:before="0" w:line="276" w:lineRule="auto"/>
        <w:ind w:left="720" w:hanging="360"/>
        <w:rPr>
          <w:u w:val="none"/>
        </w:rPr>
      </w:pPr>
      <w:r w:rsidDel="00000000" w:rsidR="00000000" w:rsidRPr="00000000">
        <w:rPr>
          <w:rtl w:val="0"/>
        </w:rPr>
        <w:t xml:space="preserve">Understand how to gather and organize a successful open source </w:t>
      </w:r>
      <w:commentRangeStart w:id="20"/>
      <w:r w:rsidDel="00000000" w:rsidR="00000000" w:rsidRPr="00000000">
        <w:rPr>
          <w:rtl w:val="0"/>
        </w:rPr>
        <w:t xml:space="preserve">review</w:t>
      </w:r>
      <w:commentRangeEnd w:id="20"/>
      <w:r w:rsidDel="00000000" w:rsidR="00000000" w:rsidRPr="00000000">
        <w:commentReference w:id="20"/>
      </w:r>
      <w:r w:rsidDel="00000000" w:rsidR="00000000" w:rsidRPr="00000000">
        <w:rPr>
          <w:rtl w:val="0"/>
        </w:rPr>
        <w:t xml:space="preserve"> team. </w:t>
      </w:r>
    </w:p>
    <w:p w:rsidR="00000000" w:rsidDel="00000000" w:rsidP="00000000" w:rsidRDefault="00000000" w:rsidRPr="00000000" w14:paraId="0000007B">
      <w:pPr>
        <w:numPr>
          <w:ilvl w:val="0"/>
          <w:numId w:val="29"/>
        </w:numPr>
        <w:spacing w:after="80" w:before="0" w:line="276" w:lineRule="auto"/>
        <w:ind w:left="720" w:hanging="360"/>
        <w:rPr>
          <w:u w:val="none"/>
        </w:rPr>
      </w:pPr>
      <w:r w:rsidDel="00000000" w:rsidR="00000000" w:rsidRPr="00000000">
        <w:rPr>
          <w:rtl w:val="0"/>
        </w:rPr>
        <w:t xml:space="preserve">Analyze the results generated during the different phases of the review. </w:t>
      </w:r>
    </w:p>
    <w:p w:rsidR="00000000" w:rsidDel="00000000" w:rsidP="00000000" w:rsidRDefault="00000000" w:rsidRPr="00000000" w14:paraId="0000007C">
      <w:pPr>
        <w:numPr>
          <w:ilvl w:val="0"/>
          <w:numId w:val="29"/>
        </w:numPr>
        <w:spacing w:after="480" w:before="0" w:line="276" w:lineRule="auto"/>
        <w:ind w:left="720" w:hanging="360"/>
        <w:rPr>
          <w:u w:val="none"/>
        </w:rPr>
      </w:pPr>
      <w:commentRangeStart w:id="21"/>
      <w:r w:rsidDel="00000000" w:rsidR="00000000" w:rsidRPr="00000000">
        <w:rPr>
          <w:rtl w:val="0"/>
        </w:rPr>
        <w:t xml:space="preserve">Automate some of the review activities to eliminate redundant and repetitive tasks.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7D">
      <w:pPr>
        <w:pStyle w:val="Heading2"/>
        <w:spacing w:after="160" w:before="0" w:lineRule="auto"/>
        <w:rPr/>
      </w:pPr>
      <w:bookmarkStart w:colFirst="0" w:colLast="0" w:name="_vm27ih6d87v8" w:id="14"/>
      <w:bookmarkEnd w:id="14"/>
      <w:r w:rsidDel="00000000" w:rsidR="00000000" w:rsidRPr="00000000">
        <w:rPr>
          <w:rtl w:val="0"/>
        </w:rPr>
        <w:t xml:space="preserve">Practical Activities Undertaken</w:t>
      </w:r>
    </w:p>
    <w:p w:rsidR="00000000" w:rsidDel="00000000" w:rsidP="00000000" w:rsidRDefault="00000000" w:rsidRPr="00000000" w14:paraId="0000007E">
      <w:pPr>
        <w:pStyle w:val="Heading3"/>
        <w:spacing w:after="160" w:before="0" w:lineRule="auto"/>
        <w:rPr/>
      </w:pPr>
      <w:bookmarkStart w:colFirst="0" w:colLast="0" w:name="_1t3h5sf" w:id="15"/>
      <w:bookmarkEnd w:id="15"/>
      <w:r w:rsidDel="00000000" w:rsidR="00000000" w:rsidRPr="00000000">
        <w:rPr>
          <w:rtl w:val="0"/>
        </w:rPr>
        <w:t xml:space="preserve">What Is Open Source Review</w:t>
      </w:r>
      <w:ins w:author="Mary Hardy" w:id="39" w:date="2023-03-16T00:41:32Z">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07F">
      <w:pPr>
        <w:spacing w:after="200" w:before="0" w:line="276" w:lineRule="auto"/>
        <w:rPr/>
      </w:pPr>
      <w:commentRangeStart w:id="22"/>
      <w:r w:rsidDel="00000000" w:rsidR="00000000" w:rsidRPr="00000000">
        <w:rPr>
          <w:rtl w:val="0"/>
        </w:rPr>
        <w:t xml:space="preserve">After</w:t>
      </w:r>
      <w:commentRangeEnd w:id="22"/>
      <w:r w:rsidDel="00000000" w:rsidR="00000000" w:rsidRPr="00000000">
        <w:commentReference w:id="22"/>
      </w:r>
      <w:r w:rsidDel="00000000" w:rsidR="00000000" w:rsidRPr="00000000">
        <w:rPr>
          <w:rtl w:val="0"/>
        </w:rPr>
        <w:t xml:space="preserve"> program and product management and engineers have reviewed the proposed open source components for usefulness and quality, a review of the rights and obligations associated with the use of the selected components should be initiated.</w:t>
      </w:r>
    </w:p>
    <w:p w:rsidR="00000000" w:rsidDel="00000000" w:rsidP="00000000" w:rsidRDefault="00000000" w:rsidRPr="00000000" w14:paraId="00000080">
      <w:pPr>
        <w:spacing w:after="200" w:before="0" w:line="276" w:lineRule="auto"/>
        <w:rPr/>
      </w:pPr>
      <w:r w:rsidDel="00000000" w:rsidR="00000000" w:rsidRPr="00000000">
        <w:rPr>
          <w:rtl w:val="0"/>
        </w:rPr>
        <w:t xml:space="preserve">A key element to an open source compliance program is an open source review process. During this process, </w:t>
      </w:r>
      <w:ins w:author="Mary Hardy" w:id="40" w:date="2023-03-15T23:58:41Z">
        <w:r w:rsidDel="00000000" w:rsidR="00000000" w:rsidRPr="00000000">
          <w:rPr>
            <w:rtl w:val="0"/>
          </w:rPr>
          <w:t xml:space="preserve">an organization</w:t>
        </w:r>
      </w:ins>
      <w:del w:author="Mary Hardy" w:id="40" w:date="2023-03-15T23:58:41Z">
        <w:r w:rsidDel="00000000" w:rsidR="00000000" w:rsidRPr="00000000">
          <w:rPr>
            <w:rtl w:val="0"/>
          </w:rPr>
          <w:delText xml:space="preserve">a company can</w:delText>
        </w:r>
      </w:del>
      <w:r w:rsidDel="00000000" w:rsidR="00000000" w:rsidRPr="00000000">
        <w:rPr>
          <w:rtl w:val="0"/>
        </w:rPr>
        <w:t xml:space="preserve"> </w:t>
      </w:r>
      <w:ins w:author="Mary Hardy" w:id="41" w:date="2023-03-15T23:58:52Z">
        <w:r w:rsidDel="00000000" w:rsidR="00000000" w:rsidRPr="00000000">
          <w:rPr>
            <w:rtl w:val="0"/>
          </w:rPr>
          <w:t xml:space="preserve">identifies</w:t>
        </w:r>
      </w:ins>
      <w:del w:author="Mary Hardy" w:id="41" w:date="2023-03-15T23:58:52Z">
        <w:r w:rsidDel="00000000" w:rsidR="00000000" w:rsidRPr="00000000">
          <w:rPr>
            <w:rtl w:val="0"/>
          </w:rPr>
          <w:delText xml:space="preserve">analyze</w:delText>
        </w:r>
      </w:del>
      <w:r w:rsidDel="00000000" w:rsidR="00000000" w:rsidRPr="00000000">
        <w:rPr>
          <w:rtl w:val="0"/>
        </w:rPr>
        <w:t xml:space="preserve"> the open source software it uses, or plans to use, and </w:t>
      </w:r>
      <w:ins w:author="Mary Hardy" w:id="42" w:date="2023-03-15T23:59:14Z">
        <w:r w:rsidDel="00000000" w:rsidR="00000000" w:rsidRPr="00000000">
          <w:rPr>
            <w:rtl w:val="0"/>
          </w:rPr>
          <w:t xml:space="preserve">determines</w:t>
        </w:r>
      </w:ins>
      <w:del w:author="Mary Hardy" w:id="42" w:date="2023-03-15T23:59:14Z">
        <w:r w:rsidDel="00000000" w:rsidR="00000000" w:rsidRPr="00000000">
          <w:rPr>
            <w:rtl w:val="0"/>
          </w:rPr>
          <w:delText xml:space="preserve">get a better understanding of</w:delText>
        </w:r>
      </w:del>
      <w:r w:rsidDel="00000000" w:rsidR="00000000" w:rsidRPr="00000000">
        <w:rPr>
          <w:rtl w:val="0"/>
        </w:rPr>
        <w:t xml:space="preserve"> the rights and obligations </w:t>
      </w:r>
      <w:ins w:author="Mary Hardy" w:id="43" w:date="2023-03-15T23:59:40Z">
        <w:r w:rsidDel="00000000" w:rsidR="00000000" w:rsidRPr="00000000">
          <w:rPr>
            <w:rtl w:val="0"/>
          </w:rPr>
          <w:t xml:space="preserve">of the</w:t>
        </w:r>
      </w:ins>
      <w:del w:author="Mary Hardy" w:id="43" w:date="2023-03-15T23:59:40Z">
        <w:r w:rsidDel="00000000" w:rsidR="00000000" w:rsidRPr="00000000">
          <w:rPr>
            <w:rtl w:val="0"/>
          </w:rPr>
          <w:delText xml:space="preserve">associated with this</w:delText>
        </w:r>
      </w:del>
      <w:r w:rsidDel="00000000" w:rsidR="00000000" w:rsidRPr="00000000">
        <w:rPr>
          <w:rtl w:val="0"/>
        </w:rPr>
        <w:t xml:space="preserve"> software</w:t>
      </w:r>
      <w:ins w:author="Mary Hardy" w:id="44" w:date="2023-03-15T23:59:46Z">
        <w:r w:rsidDel="00000000" w:rsidR="00000000" w:rsidRPr="00000000">
          <w:rPr>
            <w:rtl w:val="0"/>
          </w:rPr>
          <w:t xml:space="preserve"> license(s)</w:t>
        </w:r>
      </w:ins>
      <w:r w:rsidDel="00000000" w:rsidR="00000000" w:rsidRPr="00000000">
        <w:rPr>
          <w:rtl w:val="0"/>
        </w:rPr>
        <w:t xml:space="preserve">.</w:t>
      </w:r>
    </w:p>
    <w:p w:rsidR="00000000" w:rsidDel="00000000" w:rsidP="00000000" w:rsidRDefault="00000000" w:rsidRPr="00000000" w14:paraId="00000081">
      <w:pPr>
        <w:spacing w:after="160" w:before="0" w:line="276" w:lineRule="auto"/>
        <w:rPr/>
      </w:pPr>
      <w:r w:rsidDel="00000000" w:rsidR="00000000" w:rsidRPr="00000000">
        <w:rPr>
          <w:rtl w:val="0"/>
        </w:rPr>
        <w:t xml:space="preserve">The open source review process includes the following steps:</w:t>
      </w:r>
    </w:p>
    <w:p w:rsidR="00000000" w:rsidDel="00000000" w:rsidP="00000000" w:rsidRDefault="00000000" w:rsidRPr="00000000" w14:paraId="00000082">
      <w:pPr>
        <w:numPr>
          <w:ilvl w:val="0"/>
          <w:numId w:val="30"/>
        </w:numPr>
        <w:spacing w:after="0" w:afterAutospacing="0" w:before="0" w:line="276" w:lineRule="auto"/>
        <w:ind w:left="720" w:hanging="360"/>
        <w:rPr>
          <w:ins w:author="Mary Hardy" w:id="47" w:date="2023-03-16T00:01:52Z"/>
        </w:rPr>
      </w:pPr>
      <w:ins w:author="Mary Hardy" w:id="45" w:date="2023-03-16T00:00:17Z">
        <w:r w:rsidDel="00000000" w:rsidR="00000000" w:rsidRPr="00000000">
          <w:rPr>
            <w:rtl w:val="0"/>
          </w:rPr>
          <w:t xml:space="preserve">Identify</w:t>
        </w:r>
      </w:ins>
      <w:del w:author="Mary Hardy" w:id="45" w:date="2023-03-16T00:00:17Z">
        <w:r w:rsidDel="00000000" w:rsidR="00000000" w:rsidRPr="00000000">
          <w:rPr>
            <w:rtl w:val="0"/>
          </w:rPr>
          <w:delText xml:space="preserve">Analyzing and understanding which licenses are applicable to the identified </w:delText>
        </w:r>
      </w:del>
      <w:r w:rsidDel="00000000" w:rsidR="00000000" w:rsidRPr="00000000">
        <w:rPr>
          <w:rtl w:val="0"/>
        </w:rPr>
        <w:t xml:space="preserve">open source components</w:t>
      </w:r>
      <w:ins w:author="Mary Hardy" w:id="46" w:date="2023-03-16T00:00:43Z">
        <w:commentRangeStart w:id="23"/>
        <w:r w:rsidDel="00000000" w:rsidR="00000000" w:rsidRPr="00000000">
          <w:rPr>
            <w:rtl w:val="0"/>
          </w:rPr>
          <w:t xml:space="preserve"> included in the software product</w:t>
        </w:r>
      </w:ins>
      <w:del w:author="Mary Hardy" w:id="46" w:date="2023-03-16T00:00:43Z">
        <w:commentRangeEnd w:id="23"/>
        <w:r w:rsidDel="00000000" w:rsidR="00000000" w:rsidRPr="00000000">
          <w:commentReference w:id="23"/>
        </w:r>
        <w:r w:rsidDel="00000000" w:rsidR="00000000" w:rsidRPr="00000000">
          <w:rPr>
            <w:rtl w:val="0"/>
          </w:rPr>
          <w:delText xml:space="preserve"> and </w:delText>
        </w:r>
        <w:r w:rsidDel="00000000" w:rsidR="00000000" w:rsidRPr="00000000">
          <w:rPr>
            <w:rtl w:val="0"/>
          </w:rPr>
          <w:delText xml:space="preserve">the</w:delText>
        </w:r>
        <w:r w:rsidDel="00000000" w:rsidR="00000000" w:rsidRPr="00000000">
          <w:rPr>
            <w:rtl w:val="0"/>
          </w:rPr>
          <w:delText xml:space="preserve"> obligations and conditions associated with them</w:delText>
        </w:r>
      </w:del>
      <w:r w:rsidDel="00000000" w:rsidR="00000000" w:rsidRPr="00000000">
        <w:rPr>
          <w:rtl w:val="0"/>
        </w:rPr>
        <w:t xml:space="preserve">.</w:t>
      </w:r>
      <w:ins w:author="Mary Hardy" w:id="47" w:date="2023-03-16T00:01:52Z">
        <w:r w:rsidDel="00000000" w:rsidR="00000000" w:rsidRPr="00000000">
          <w:rPr>
            <w:rtl w:val="0"/>
          </w:rPr>
        </w:r>
      </w:ins>
    </w:p>
    <w:p w:rsidR="00000000" w:rsidDel="00000000" w:rsidP="00000000" w:rsidRDefault="00000000" w:rsidRPr="00000000" w14:paraId="00000083">
      <w:pPr>
        <w:numPr>
          <w:ilvl w:val="0"/>
          <w:numId w:val="30"/>
        </w:numPr>
        <w:spacing w:after="0" w:afterAutospacing="0" w:before="0" w:line="276" w:lineRule="auto"/>
        <w:ind w:left="720" w:hanging="360"/>
        <w:rPr>
          <w:u w:val="none"/>
          <w:rPrChange w:author="Mary Hardy" w:id="48" w:date="2023-03-16T00:01:52Z">
            <w:rPr/>
          </w:rPrChange>
        </w:rPr>
        <w:pPrChange w:author="Mary Hardy" w:id="0" w:date="2023-03-16T00:01:52Z">
          <w:pPr>
            <w:numPr>
              <w:ilvl w:val="0"/>
              <w:numId w:val="30"/>
            </w:numPr>
            <w:spacing w:after="160" w:before="0" w:line="276" w:lineRule="auto"/>
            <w:ind w:left="720" w:hanging="360"/>
          </w:pPr>
        </w:pPrChange>
      </w:pPr>
      <w:ins w:author="Mary Hardy" w:id="47" w:date="2023-03-16T00:01:52Z">
        <w:r w:rsidDel="00000000" w:rsidR="00000000" w:rsidRPr="00000000">
          <w:rPr>
            <w:rtl w:val="0"/>
          </w:rPr>
          <w:t xml:space="preserve">Determine open source license obligations.</w:t>
        </w:r>
      </w:ins>
      <w:r w:rsidDel="00000000" w:rsidR="00000000" w:rsidRPr="00000000">
        <w:rPr>
          <w:rtl w:val="0"/>
        </w:rPr>
      </w:r>
    </w:p>
    <w:p w:rsidR="00000000" w:rsidDel="00000000" w:rsidP="00000000" w:rsidRDefault="00000000" w:rsidRPr="00000000" w14:paraId="00000084">
      <w:pPr>
        <w:numPr>
          <w:ilvl w:val="0"/>
          <w:numId w:val="30"/>
        </w:numPr>
        <w:spacing w:after="160" w:before="0" w:line="276" w:lineRule="auto"/>
        <w:ind w:left="720" w:hanging="360"/>
        <w:rPr/>
      </w:pPr>
      <w:r w:rsidDel="00000000" w:rsidR="00000000" w:rsidRPr="00000000">
        <w:rPr>
          <w:rtl w:val="0"/>
        </w:rPr>
        <w:t xml:space="preserve">Providing guidance compatible with company policy and business objectives to achieve compliance with license obligations for the open source components used.</w:t>
      </w:r>
    </w:p>
    <w:p w:rsidR="00000000" w:rsidDel="00000000" w:rsidP="00000000" w:rsidRDefault="00000000" w:rsidRPr="00000000" w14:paraId="00000085">
      <w:pPr>
        <w:spacing w:after="160" w:before="0" w:line="276" w:lineRule="auto"/>
        <w:ind w:left="869" w:hanging="302"/>
        <w:rPr>
          <w:color w:val="292934"/>
          <w:sz w:val="24"/>
          <w:szCs w:val="24"/>
        </w:rPr>
      </w:pPr>
      <w:r w:rsidDel="00000000" w:rsidR="00000000" w:rsidRPr="00000000">
        <w:rPr>
          <w:rtl w:val="0"/>
        </w:rPr>
      </w:r>
    </w:p>
    <w:p w:rsidR="00000000" w:rsidDel="00000000" w:rsidP="00000000" w:rsidRDefault="00000000" w:rsidRPr="00000000" w14:paraId="00000086">
      <w:pPr>
        <w:pStyle w:val="Heading3"/>
        <w:spacing w:after="160" w:before="0" w:lineRule="auto"/>
        <w:rPr/>
      </w:pPr>
      <w:bookmarkStart w:colFirst="0" w:colLast="0" w:name="_4d34og8" w:id="16"/>
      <w:bookmarkEnd w:id="16"/>
      <w:r w:rsidDel="00000000" w:rsidR="00000000" w:rsidRPr="00000000">
        <w:rPr>
          <w:rtl w:val="0"/>
        </w:rPr>
        <w:t xml:space="preserve">Open Source</w:t>
      </w:r>
      <w:r w:rsidDel="00000000" w:rsidR="00000000" w:rsidRPr="00000000">
        <w:rPr>
          <w:rtl w:val="0"/>
        </w:rPr>
        <w:t xml:space="preserve"> Review Team</w:t>
      </w:r>
    </w:p>
    <w:p w:rsidR="00000000" w:rsidDel="00000000" w:rsidP="00000000" w:rsidRDefault="00000000" w:rsidRPr="00000000" w14:paraId="00000087">
      <w:pPr>
        <w:spacing w:after="160" w:before="0" w:line="276" w:lineRule="auto"/>
        <w:rPr/>
      </w:pPr>
      <w:r w:rsidDel="00000000" w:rsidR="00000000" w:rsidRPr="00000000">
        <w:rPr>
          <w:rtl w:val="0"/>
        </w:rPr>
      </w:r>
    </w:p>
    <w:p w:rsidR="00000000" w:rsidDel="00000000" w:rsidP="00000000" w:rsidRDefault="00000000" w:rsidRPr="00000000" w14:paraId="00000088">
      <w:pPr>
        <w:spacing w:after="160" w:before="0" w:line="276" w:lineRule="auto"/>
        <w:rPr/>
      </w:pPr>
      <w:r w:rsidDel="00000000" w:rsidR="00000000" w:rsidRPr="00000000">
        <w:rPr>
          <w:rtl w:val="0"/>
        </w:rPr>
      </w:r>
    </w:p>
    <w:p w:rsidR="00000000" w:rsidDel="00000000" w:rsidP="00000000" w:rsidRDefault="00000000" w:rsidRPr="00000000" w14:paraId="00000089">
      <w:pPr>
        <w:spacing w:after="160" w:before="0" w:line="276" w:lineRule="auto"/>
        <w:rPr/>
      </w:pPr>
      <w:r w:rsidDel="00000000" w:rsidR="00000000" w:rsidRPr="00000000">
        <w:rPr>
          <w:rtl w:val="0"/>
        </w:rPr>
      </w:r>
    </w:p>
    <w:p w:rsidR="00000000" w:rsidDel="00000000" w:rsidP="00000000" w:rsidRDefault="00000000" w:rsidRPr="00000000" w14:paraId="0000008A">
      <w:pPr>
        <w:spacing w:after="160" w:before="0" w:line="276" w:lineRule="auto"/>
        <w:ind w:left="0" w:firstLine="0"/>
        <w:rPr/>
      </w:pPr>
      <w:r w:rsidDel="00000000" w:rsidR="00000000" w:rsidRPr="00000000">
        <w:rPr>
          <w:rtl w:val="0"/>
        </w:rPr>
        <w:t xml:space="preserve">An o</w:t>
      </w:r>
      <w:r w:rsidDel="00000000" w:rsidR="00000000" w:rsidRPr="00000000">
        <w:rPr>
          <w:rtl w:val="0"/>
        </w:rPr>
        <w:t xml:space="preserve">pen source review team includes the company representatives that support, guide, coordinate and review the use of open source. </w:t>
      </w:r>
    </w:p>
    <w:p w:rsidR="00000000" w:rsidDel="00000000" w:rsidP="00000000" w:rsidRDefault="00000000" w:rsidRPr="00000000" w14:paraId="0000008B">
      <w:pPr>
        <w:spacing w:after="160" w:lineRule="auto"/>
        <w:rPr/>
      </w:pPr>
      <w:r w:rsidDel="00000000" w:rsidR="00000000" w:rsidRPr="00000000">
        <w:rPr/>
        <w:drawing>
          <wp:inline distB="114300" distT="114300" distL="114300" distR="114300">
            <wp:extent cx="6043613" cy="2073789"/>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43613" cy="20737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before="0" w:line="276" w:lineRule="auto"/>
        <w:ind w:left="0" w:firstLine="0"/>
        <w:rPr/>
      </w:pPr>
      <w:r w:rsidDel="00000000" w:rsidR="00000000" w:rsidRPr="00000000">
        <w:rPr>
          <w:rtl w:val="0"/>
        </w:rPr>
        <w:t xml:space="preserve">These representatives may include the following:</w:t>
      </w:r>
    </w:p>
    <w:p w:rsidR="00000000" w:rsidDel="00000000" w:rsidP="00000000" w:rsidRDefault="00000000" w:rsidRPr="00000000" w14:paraId="0000008D">
      <w:pPr>
        <w:numPr>
          <w:ilvl w:val="0"/>
          <w:numId w:val="32"/>
        </w:numPr>
        <w:spacing w:after="0" w:afterAutospacing="0" w:before="0" w:line="276" w:lineRule="auto"/>
        <w:ind w:left="720" w:hanging="360"/>
        <w:rPr/>
      </w:pPr>
      <w:r w:rsidDel="00000000" w:rsidR="00000000" w:rsidRPr="00000000">
        <w:rPr>
          <w:rtl w:val="0"/>
        </w:rPr>
        <w:t xml:space="preserve">Legal professionals to identify and evaluate license obligations and provide guidelines on complying with the</w:t>
      </w:r>
      <w:ins w:author="Mary Hardy" w:id="49" w:date="2023-03-16T00:03:06Z">
        <w:r w:rsidDel="00000000" w:rsidR="00000000" w:rsidRPr="00000000">
          <w:rPr>
            <w:rtl w:val="0"/>
          </w:rPr>
          <w:t xml:space="preserve">m</w:t>
        </w:r>
      </w:ins>
      <w:del w:author="Mary Hardy" w:id="49" w:date="2023-03-16T00:03:06Z">
        <w:r w:rsidDel="00000000" w:rsidR="00000000" w:rsidRPr="00000000">
          <w:rPr>
            <w:rtl w:val="0"/>
          </w:rPr>
          <w:delText xml:space="preserve"> terms</w:delText>
        </w:r>
      </w:del>
      <w:r w:rsidDel="00000000" w:rsidR="00000000" w:rsidRPr="00000000">
        <w:rPr>
          <w:rtl w:val="0"/>
        </w:rPr>
        <w:t xml:space="preserve">.</w:t>
      </w:r>
    </w:p>
    <w:p w:rsidR="00000000" w:rsidDel="00000000" w:rsidP="00000000" w:rsidRDefault="00000000" w:rsidRPr="00000000" w14:paraId="0000008E">
      <w:pPr>
        <w:numPr>
          <w:ilvl w:val="0"/>
          <w:numId w:val="32"/>
        </w:numPr>
        <w:spacing w:after="0" w:afterAutospacing="0" w:before="0" w:line="276" w:lineRule="auto"/>
        <w:ind w:left="720" w:hanging="360"/>
        <w:rPr/>
      </w:pPr>
      <w:r w:rsidDel="00000000" w:rsidR="00000000" w:rsidRPr="00000000">
        <w:rPr>
          <w:rtl w:val="0"/>
        </w:rPr>
        <w:t xml:space="preserve">Source code scanning and tooling support to help identify and track open source usage (provide Software Bill of Materials).</w:t>
      </w:r>
    </w:p>
    <w:p w:rsidR="00000000" w:rsidDel="00000000" w:rsidP="00000000" w:rsidRDefault="00000000" w:rsidRPr="00000000" w14:paraId="0000008F">
      <w:pPr>
        <w:numPr>
          <w:ilvl w:val="0"/>
          <w:numId w:val="32"/>
        </w:numPr>
        <w:spacing w:after="160" w:before="0" w:line="276" w:lineRule="auto"/>
        <w:ind w:left="720" w:hanging="360"/>
        <w:rPr/>
      </w:pPr>
      <w:r w:rsidDel="00000000" w:rsidR="00000000" w:rsidRPr="00000000">
        <w:rPr>
          <w:rtl w:val="0"/>
        </w:rPr>
        <w:t xml:space="preserve">Engineering specialists working with </w:t>
      </w:r>
      <w:commentRangeStart w:id="24"/>
      <w:r w:rsidDel="00000000" w:rsidR="00000000" w:rsidRPr="00000000">
        <w:rPr>
          <w:rtl w:val="0"/>
        </w:rPr>
        <w:t xml:space="preserve">business interests, commercial licensing, export compliance</w:t>
      </w:r>
      <w:commentRangeEnd w:id="24"/>
      <w:r w:rsidDel="00000000" w:rsidR="00000000" w:rsidRPr="00000000">
        <w:commentReference w:id="24"/>
      </w:r>
      <w:r w:rsidDel="00000000" w:rsidR="00000000" w:rsidRPr="00000000">
        <w:rPr>
          <w:rtl w:val="0"/>
        </w:rPr>
        <w:t xml:space="preserve">, etc., who may be impacted by open source usage.</w:t>
      </w:r>
    </w:p>
    <w:p w:rsidR="00000000" w:rsidDel="00000000" w:rsidP="00000000" w:rsidRDefault="00000000" w:rsidRPr="00000000" w14:paraId="00000090">
      <w:pPr>
        <w:spacing w:after="480" w:before="0" w:line="276" w:lineRule="auto"/>
        <w:ind w:left="461" w:hanging="461"/>
        <w:rPr/>
      </w:pPr>
      <w:r w:rsidDel="00000000" w:rsidR="00000000" w:rsidRPr="00000000">
        <w:rPr>
          <w:rtl w:val="0"/>
        </w:rPr>
        <w:t xml:space="preserve">The roles and procedures are discussed in more detail later in this chapter.</w:t>
      </w:r>
    </w:p>
    <w:p w:rsidR="00000000" w:rsidDel="00000000" w:rsidP="00000000" w:rsidRDefault="00000000" w:rsidRPr="00000000" w14:paraId="00000091">
      <w:pPr>
        <w:pStyle w:val="Heading3"/>
        <w:spacing w:after="160" w:before="0" w:lineRule="auto"/>
        <w:rPr/>
      </w:pPr>
      <w:bookmarkStart w:colFirst="0" w:colLast="0" w:name="_2s8eyo1" w:id="17"/>
      <w:bookmarkEnd w:id="17"/>
      <w:r w:rsidDel="00000000" w:rsidR="00000000" w:rsidRPr="00000000">
        <w:rPr>
          <w:rtl w:val="0"/>
        </w:rPr>
        <w:t xml:space="preserve">Initiating an </w:t>
      </w:r>
      <w:r w:rsidDel="00000000" w:rsidR="00000000" w:rsidRPr="00000000">
        <w:rPr>
          <w:rtl w:val="0"/>
        </w:rPr>
        <w:t xml:space="preserve">Open Source</w:t>
      </w:r>
      <w:r w:rsidDel="00000000" w:rsidR="00000000" w:rsidRPr="00000000">
        <w:rPr>
          <w:rtl w:val="0"/>
        </w:rPr>
        <w:t xml:space="preserve"> Review</w:t>
      </w:r>
    </w:p>
    <w:p w:rsidR="00000000" w:rsidDel="00000000" w:rsidP="00000000" w:rsidRDefault="00000000" w:rsidRPr="00000000" w14:paraId="00000092">
      <w:pPr>
        <w:spacing w:after="160" w:before="0" w:line="276" w:lineRule="auto"/>
        <w:ind w:left="0" w:firstLine="0"/>
        <w:rPr/>
      </w:pPr>
      <w:r w:rsidDel="00000000" w:rsidR="00000000" w:rsidRPr="00000000">
        <w:rPr>
          <w:rtl w:val="0"/>
        </w:rPr>
        <w:t xml:space="preserve">Any individual contributor or team leader working with open source</w:t>
      </w:r>
      <w:del w:author="Mary Hardy" w:id="50" w:date="2023-03-16T00:06:49Z">
        <w:r w:rsidDel="00000000" w:rsidR="00000000" w:rsidRPr="00000000">
          <w:rPr>
            <w:rtl w:val="0"/>
          </w:rPr>
          <w:delText xml:space="preserve"> packages </w:delText>
        </w:r>
      </w:del>
      <w:r w:rsidDel="00000000" w:rsidR="00000000" w:rsidRPr="00000000">
        <w:rPr>
          <w:rtl w:val="0"/>
        </w:rPr>
        <w:t xml:space="preserve">should be able to initiate an open source review. In smaller organizations or when working on small-scale projects, an individual contributor may play all the roles of a development team. On the other hand, mid-size or large companies usually require multiple people (e.g. program or product managers, engineers) to handle each activity.</w:t>
      </w:r>
    </w:p>
    <w:p w:rsidR="00000000" w:rsidDel="00000000" w:rsidP="00000000" w:rsidRDefault="00000000" w:rsidRPr="00000000" w14:paraId="00000093">
      <w:pPr>
        <w:spacing w:after="160" w:lineRule="auto"/>
        <w:ind w:left="0" w:firstLine="0"/>
        <w:rPr/>
      </w:pPr>
      <w:r w:rsidDel="00000000" w:rsidR="00000000" w:rsidRPr="00000000">
        <w:rPr/>
        <w:drawing>
          <wp:inline distB="114300" distT="114300" distL="114300" distR="114300">
            <wp:extent cx="5586413" cy="2339408"/>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86413" cy="23394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before="0" w:line="276" w:lineRule="auto"/>
        <w:ind w:left="0" w:firstLine="0"/>
        <w:rPr/>
      </w:pPr>
      <w:r w:rsidDel="00000000" w:rsidR="00000000" w:rsidRPr="00000000">
        <w:rPr>
          <w:rtl w:val="0"/>
        </w:rPr>
        <w:t xml:space="preserve">Based on </w:t>
      </w:r>
      <w:del w:author="Mary Hardy" w:id="51" w:date="2023-03-16T00:08:13Z">
        <w:r w:rsidDel="00000000" w:rsidR="00000000" w:rsidRPr="00000000">
          <w:rPr>
            <w:rtl w:val="0"/>
          </w:rPr>
          <w:delText xml:space="preserve">type of </w:delText>
        </w:r>
      </w:del>
      <w:r w:rsidDel="00000000" w:rsidR="00000000" w:rsidRPr="00000000">
        <w:rPr>
          <w:rtl w:val="0"/>
        </w:rPr>
        <w:t xml:space="preserve">development practices, the review initiation phase varies. Some teams or individuals involve open source </w:t>
      </w:r>
      <w:del w:author="Mary Hardy" w:id="52" w:date="2023-03-16T00:08:26Z">
        <w:r w:rsidDel="00000000" w:rsidR="00000000" w:rsidRPr="00000000">
          <w:rPr>
            <w:rtl w:val="0"/>
          </w:rPr>
          <w:delText xml:space="preserve">package </w:delText>
        </w:r>
      </w:del>
      <w:r w:rsidDel="00000000" w:rsidR="00000000" w:rsidRPr="00000000">
        <w:rPr>
          <w:rtl w:val="0"/>
        </w:rPr>
        <w:t xml:space="preserve">reviewers early on, in the design phase, while others postpone the review until the final build is completed.  </w:t>
      </w:r>
    </w:p>
    <w:p w:rsidR="00000000" w:rsidDel="00000000" w:rsidP="00000000" w:rsidRDefault="00000000" w:rsidRPr="00000000" w14:paraId="00000095">
      <w:pPr>
        <w:spacing w:after="480" w:before="0" w:line="276" w:lineRule="auto"/>
        <w:ind w:left="0" w:firstLine="0"/>
        <w:rPr>
          <w:color w:val="292934"/>
          <w:sz w:val="24"/>
          <w:szCs w:val="24"/>
        </w:rPr>
      </w:pPr>
      <w:r w:rsidDel="00000000" w:rsidR="00000000" w:rsidRPr="00000000">
        <w:rPr>
          <w:b w:val="1"/>
          <w:i w:val="1"/>
          <w:rtl w:val="0"/>
        </w:rPr>
        <w:t xml:space="preserve">NOTE</w:t>
      </w:r>
      <w:r w:rsidDel="00000000" w:rsidR="00000000" w:rsidRPr="00000000">
        <w:rPr>
          <w:i w:val="1"/>
          <w:rtl w:val="0"/>
        </w:rPr>
        <w:t xml:space="preserve">: The process often starts when</w:t>
      </w:r>
      <w:del w:author="Mary Hardy" w:id="53" w:date="2023-03-16T00:08:55Z">
        <w:r w:rsidDel="00000000" w:rsidR="00000000" w:rsidRPr="00000000">
          <w:rPr>
            <w:i w:val="1"/>
            <w:rtl w:val="0"/>
          </w:rPr>
          <w:delText xml:space="preserve"> a</w:delText>
        </w:r>
      </w:del>
      <w:r w:rsidDel="00000000" w:rsidR="00000000" w:rsidRPr="00000000">
        <w:rPr>
          <w:i w:val="1"/>
          <w:rtl w:val="0"/>
        </w:rPr>
        <w:t xml:space="preserve"> new </w:t>
      </w:r>
      <w:r w:rsidDel="00000000" w:rsidR="00000000" w:rsidRPr="00000000">
        <w:rPr>
          <w:i w:val="1"/>
          <w:rtl w:val="0"/>
        </w:rPr>
        <w:t xml:space="preserve">open source</w:t>
      </w:r>
      <w:del w:author="Mary Hardy" w:id="54" w:date="2023-03-16T00:08:52Z">
        <w:r w:rsidDel="00000000" w:rsidR="00000000" w:rsidRPr="00000000">
          <w:rPr>
            <w:i w:val="1"/>
            <w:rtl w:val="0"/>
          </w:rPr>
          <w:delText xml:space="preserve">-based</w:delText>
        </w:r>
      </w:del>
      <w:r w:rsidDel="00000000" w:rsidR="00000000" w:rsidRPr="00000000">
        <w:rPr>
          <w:i w:val="1"/>
          <w:rtl w:val="0"/>
        </w:rPr>
        <w:t xml:space="preserve"> software is selected by engineering or outside vendors while initiating new projects and/or improving existing ones.</w:t>
      </w:r>
      <w:r w:rsidDel="00000000" w:rsidR="00000000" w:rsidRPr="00000000">
        <w:rPr>
          <w:rtl w:val="0"/>
        </w:rPr>
      </w:r>
    </w:p>
    <w:p w:rsidR="00000000" w:rsidDel="00000000" w:rsidP="00000000" w:rsidRDefault="00000000" w:rsidRPr="00000000" w14:paraId="00000096">
      <w:pPr>
        <w:pStyle w:val="Heading3"/>
        <w:spacing w:after="160" w:before="0" w:lineRule="auto"/>
        <w:rPr/>
      </w:pPr>
      <w:bookmarkStart w:colFirst="0" w:colLast="0" w:name="_17dp8vu" w:id="18"/>
      <w:bookmarkEnd w:id="18"/>
      <w:r w:rsidDel="00000000" w:rsidR="00000000" w:rsidRPr="00000000">
        <w:rPr>
          <w:rtl w:val="0"/>
        </w:rPr>
        <w:t xml:space="preserve">Analyzing Proposed Open Source Usage</w:t>
      </w:r>
      <w:r w:rsidDel="00000000" w:rsidR="00000000" w:rsidRPr="00000000">
        <w:rPr>
          <w:rtl w:val="0"/>
        </w:rPr>
      </w:r>
    </w:p>
    <w:p w:rsidR="00000000" w:rsidDel="00000000" w:rsidP="00000000" w:rsidRDefault="00000000" w:rsidRPr="00000000" w14:paraId="00000097">
      <w:pPr>
        <w:spacing w:after="160" w:before="0" w:line="276" w:lineRule="auto"/>
        <w:ind w:left="0" w:firstLine="0"/>
        <w:rPr/>
      </w:pPr>
      <w:bookmarkStart w:colFirst="0" w:colLast="0" w:name="_3rdcrjn" w:id="19"/>
      <w:bookmarkEnd w:id="19"/>
      <w:r w:rsidDel="00000000" w:rsidR="00000000" w:rsidRPr="00000000">
        <w:rPr>
          <w:rtl w:val="0"/>
        </w:rPr>
        <w:t xml:space="preserve">As previously mentioned, the open source review team consists of legal, open source code scanning and consultation specialists</w:t>
      </w:r>
      <w:ins w:author="Mary Hardy" w:id="55" w:date="2023-03-16T00:09:59Z">
        <w:r w:rsidDel="00000000" w:rsidR="00000000" w:rsidRPr="00000000">
          <w:rPr>
            <w:rtl w:val="0"/>
          </w:rPr>
          <w:t xml:space="preserve">. B</w:t>
        </w:r>
      </w:ins>
      <w:del w:author="Mary Hardy" w:id="55" w:date="2023-03-16T00:09:59Z">
        <w:r w:rsidDel="00000000" w:rsidR="00000000" w:rsidRPr="00000000">
          <w:rPr>
            <w:rtl w:val="0"/>
          </w:rPr>
          <w:delText xml:space="preserve">, and b</w:delText>
        </w:r>
      </w:del>
      <w:r w:rsidDel="00000000" w:rsidR="00000000" w:rsidRPr="00000000">
        <w:rPr>
          <w:rtl w:val="0"/>
        </w:rPr>
        <w:t xml:space="preserve">ased on the company or project size, these roles may vary. In smaller organizations, a legal or consultation specialist can act alone as an individual contributor for all the activities, whereas in mid-size or large companies there may be multiple roles and people assigned to handle each activity individually.</w:t>
      </w:r>
    </w:p>
    <w:p w:rsidR="00000000" w:rsidDel="00000000" w:rsidP="00000000" w:rsidRDefault="00000000" w:rsidRPr="00000000" w14:paraId="00000098">
      <w:pPr>
        <w:spacing w:after="160" w:lineRule="auto"/>
        <w:ind w:left="288"/>
        <w:rPr/>
      </w:pPr>
      <w:bookmarkStart w:colFirst="0" w:colLast="0" w:name="_wz5n7dn0h6e9" w:id="20"/>
      <w:bookmarkEnd w:id="20"/>
      <w:r w:rsidDel="00000000" w:rsidR="00000000" w:rsidRPr="00000000">
        <w:rPr/>
        <w:drawing>
          <wp:inline distB="114300" distT="114300" distL="114300" distR="114300">
            <wp:extent cx="6800850" cy="16383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008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before="0" w:line="276" w:lineRule="auto"/>
        <w:ind w:left="0" w:firstLine="0"/>
        <w:rPr/>
      </w:pPr>
      <w:r w:rsidDel="00000000" w:rsidR="00000000" w:rsidRPr="00000000">
        <w:rPr>
          <w:rtl w:val="0"/>
        </w:rPr>
        <w:t xml:space="preserve">The o</w:t>
      </w:r>
      <w:r w:rsidDel="00000000" w:rsidR="00000000" w:rsidRPr="00000000">
        <w:rPr>
          <w:rtl w:val="0"/>
        </w:rPr>
        <w:t xml:space="preserve">pen source review</w:t>
      </w:r>
      <w:r w:rsidDel="00000000" w:rsidR="00000000" w:rsidRPr="00000000">
        <w:rPr>
          <w:rtl w:val="0"/>
        </w:rPr>
        <w:t xml:space="preserve"> team should assess the information it has gathered (e.g., the Software B</w:t>
      </w:r>
      <w:r w:rsidDel="00000000" w:rsidR="00000000" w:rsidRPr="00000000">
        <w:rPr>
          <w:rtl w:val="0"/>
        </w:rPr>
        <w:t xml:space="preserve">ill of Materials</w:t>
      </w:r>
      <w:r w:rsidDel="00000000" w:rsidR="00000000" w:rsidRPr="00000000">
        <w:rPr>
          <w:rtl w:val="0"/>
        </w:rPr>
        <w:t xml:space="preserve"> of the </w:t>
      </w:r>
      <w:ins w:author="Mary Hardy" w:id="56" w:date="2023-03-16T00:11:51Z">
        <w:r w:rsidDel="00000000" w:rsidR="00000000" w:rsidRPr="00000000">
          <w:rPr>
            <w:rtl w:val="0"/>
          </w:rPr>
          <w:t xml:space="preserve">open source</w:t>
        </w:r>
      </w:ins>
      <w:del w:author="Mary Hardy" w:id="56" w:date="2023-03-16T00:11:51Z">
        <w:r w:rsidDel="00000000" w:rsidR="00000000" w:rsidRPr="00000000">
          <w:rPr>
            <w:rtl w:val="0"/>
          </w:rPr>
          <w:delText xml:space="preserve">packages</w:delText>
        </w:r>
      </w:del>
      <w:r w:rsidDel="00000000" w:rsidR="00000000" w:rsidRPr="00000000">
        <w:rPr>
          <w:rtl w:val="0"/>
        </w:rPr>
        <w:t xml:space="preserve"> used in the project)</w:t>
      </w:r>
      <w:del w:author="Mary Hardy" w:id="57" w:date="2023-03-16T00:11:58Z">
        <w:r w:rsidDel="00000000" w:rsidR="00000000" w:rsidRPr="00000000">
          <w:rPr>
            <w:rtl w:val="0"/>
          </w:rPr>
          <w:delText xml:space="preserve">,</w:delText>
        </w:r>
      </w:del>
      <w:r w:rsidDel="00000000" w:rsidR="00000000" w:rsidRPr="00000000">
        <w:rPr>
          <w:rtl w:val="0"/>
        </w:rPr>
        <w:t xml:space="preserve"> before providing guidance for open source</w:t>
      </w:r>
      <w:del w:author="Mary Hardy" w:id="58" w:date="2023-03-16T00:12:05Z">
        <w:r w:rsidDel="00000000" w:rsidR="00000000" w:rsidRPr="00000000">
          <w:rPr>
            <w:rtl w:val="0"/>
          </w:rPr>
          <w:delText xml:space="preserve"> packages</w:delText>
        </w:r>
      </w:del>
      <w:r w:rsidDel="00000000" w:rsidR="00000000" w:rsidRPr="00000000">
        <w:rPr>
          <w:rtl w:val="0"/>
        </w:rPr>
        <w:t xml:space="preserve">’ </w:t>
      </w:r>
      <w:commentRangeStart w:id="25"/>
      <w:r w:rsidDel="00000000" w:rsidR="00000000" w:rsidRPr="00000000">
        <w:rPr>
          <w:rtl w:val="0"/>
        </w:rPr>
        <w:t xml:space="preserve">license compliance</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rtl w:val="0"/>
        </w:rPr>
        <w:t xml:space="preserve">This may include scanning the code to confirm the accuracy of the information.</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9A">
      <w:pPr>
        <w:spacing w:after="160" w:before="0" w:line="276" w:lineRule="auto"/>
        <w:ind w:left="0" w:firstLine="0"/>
        <w:rPr/>
      </w:pPr>
      <w:r w:rsidDel="00000000" w:rsidR="00000000" w:rsidRPr="00000000">
        <w:rPr>
          <w:rtl w:val="0"/>
        </w:rPr>
        <w:t xml:space="preserve">Here are a few items that the open source review team should consider:</w:t>
      </w:r>
    </w:p>
    <w:p w:rsidR="00000000" w:rsidDel="00000000" w:rsidP="00000000" w:rsidRDefault="00000000" w:rsidRPr="00000000" w14:paraId="0000009B">
      <w:pPr>
        <w:numPr>
          <w:ilvl w:val="0"/>
          <w:numId w:val="47"/>
        </w:numPr>
        <w:spacing w:after="0" w:afterAutospacing="0" w:before="0" w:line="276" w:lineRule="auto"/>
        <w:ind w:left="720" w:hanging="360"/>
        <w:rPr/>
      </w:pPr>
      <w:r w:rsidDel="00000000" w:rsidR="00000000" w:rsidRPr="00000000">
        <w:rPr>
          <w:rtl w:val="0"/>
        </w:rPr>
        <w:t xml:space="preserve">Is the </w:t>
      </w:r>
      <w:commentRangeStart w:id="27"/>
      <w:r w:rsidDel="00000000" w:rsidR="00000000" w:rsidRPr="00000000">
        <w:rPr>
          <w:rtl w:val="0"/>
        </w:rPr>
        <w:t xml:space="preserve">code</w:t>
      </w:r>
      <w:commentRangeEnd w:id="27"/>
      <w:r w:rsidDel="00000000" w:rsidR="00000000" w:rsidRPr="00000000">
        <w:commentReference w:id="27"/>
      </w:r>
      <w:r w:rsidDel="00000000" w:rsidR="00000000" w:rsidRPr="00000000">
        <w:rPr>
          <w:rtl w:val="0"/>
        </w:rPr>
        <w:t xml:space="preserve"> and associated information </w:t>
      </w:r>
      <w:commentRangeStart w:id="28"/>
      <w:r w:rsidDel="00000000" w:rsidR="00000000" w:rsidRPr="00000000">
        <w:rPr>
          <w:rtl w:val="0"/>
        </w:rPr>
        <w:t xml:space="preserve">complete, consistent, and accurate</w:t>
      </w:r>
      <w:commentRangeEnd w:id="28"/>
      <w:r w:rsidDel="00000000" w:rsidR="00000000" w:rsidRPr="00000000">
        <w:commentReference w:id="28"/>
      </w:r>
      <w:r w:rsidDel="00000000" w:rsidR="00000000" w:rsidRPr="00000000">
        <w:rPr>
          <w:rtl w:val="0"/>
        </w:rPr>
        <w:t xml:space="preserve">? For example, is the Software Bill of Materials accurate, </w:t>
      </w:r>
      <w:commentRangeStart w:id="29"/>
      <w:r w:rsidDel="00000000" w:rsidR="00000000" w:rsidRPr="00000000">
        <w:rPr>
          <w:rtl w:val="0"/>
        </w:rPr>
        <w:t xml:space="preserve">are all the notices and attributions recorded as per the community standards or organization policy</w:t>
      </w:r>
      <w:commentRangeEnd w:id="29"/>
      <w:r w:rsidDel="00000000" w:rsidR="00000000" w:rsidRPr="00000000">
        <w:commentReference w:id="29"/>
      </w:r>
      <w:r w:rsidDel="00000000" w:rsidR="00000000" w:rsidRPr="00000000">
        <w:rPr>
          <w:rtl w:val="0"/>
        </w:rPr>
        <w:t xml:space="preserve">, etc.?</w:t>
      </w:r>
    </w:p>
    <w:p w:rsidR="00000000" w:rsidDel="00000000" w:rsidP="00000000" w:rsidRDefault="00000000" w:rsidRPr="00000000" w14:paraId="0000009C">
      <w:pPr>
        <w:numPr>
          <w:ilvl w:val="0"/>
          <w:numId w:val="47"/>
        </w:numPr>
        <w:spacing w:after="0" w:afterAutospacing="0" w:before="0" w:line="276" w:lineRule="auto"/>
        <w:ind w:left="720" w:hanging="360"/>
        <w:rPr/>
      </w:pPr>
      <w:r w:rsidDel="00000000" w:rsidR="00000000" w:rsidRPr="00000000">
        <w:rPr>
          <w:rtl w:val="0"/>
        </w:rPr>
        <w:t xml:space="preserve">Does the declared license match what is found in the code files, license, and notice files?</w:t>
      </w:r>
    </w:p>
    <w:p w:rsidR="00000000" w:rsidDel="00000000" w:rsidP="00000000" w:rsidRDefault="00000000" w:rsidRPr="00000000" w14:paraId="0000009D">
      <w:pPr>
        <w:numPr>
          <w:ilvl w:val="0"/>
          <w:numId w:val="47"/>
        </w:numPr>
        <w:spacing w:after="0" w:afterAutospacing="0" w:before="0" w:line="276" w:lineRule="auto"/>
        <w:ind w:left="720" w:hanging="360"/>
        <w:rPr>
          <w:u w:val="none"/>
        </w:rPr>
      </w:pPr>
      <w:r w:rsidDel="00000000" w:rsidR="00000000" w:rsidRPr="00000000">
        <w:rPr>
          <w:rtl w:val="0"/>
        </w:rPr>
        <w:t xml:space="preserve">Are the</w:t>
      </w:r>
      <w:commentRangeStart w:id="30"/>
      <w:r w:rsidDel="00000000" w:rsidR="00000000" w:rsidRPr="00000000">
        <w:rPr>
          <w:rtl w:val="0"/>
        </w:rPr>
        <w:t xml:space="preserve"> </w:t>
      </w:r>
      <w:hyperlink r:id="rId17">
        <w:r w:rsidDel="00000000" w:rsidR="00000000" w:rsidRPr="00000000">
          <w:rPr>
            <w:color w:val="1155cc"/>
            <w:u w:val="single"/>
            <w:rtl w:val="0"/>
          </w:rPr>
          <w:t xml:space="preserve">licenses </w:t>
        </w:r>
      </w:hyperlink>
      <w:hyperlink r:id="rId18">
        <w:r w:rsidDel="00000000" w:rsidR="00000000" w:rsidRPr="00000000">
          <w:rPr>
            <w:color w:val="1155cc"/>
            <w:u w:val="single"/>
            <w:rtl w:val="0"/>
          </w:rPr>
          <w:t xml:space="preserve">compatible</w:t>
        </w:r>
      </w:hyperlink>
      <w:r w:rsidDel="00000000" w:rsidR="00000000" w:rsidRPr="00000000">
        <w:rPr>
          <w:rtl w:val="0"/>
        </w:rPr>
        <w:t xml:space="preserve"> </w:t>
      </w:r>
      <w:commentRangeEnd w:id="30"/>
      <w:r w:rsidDel="00000000" w:rsidR="00000000" w:rsidRPr="00000000">
        <w:commentReference w:id="30"/>
      </w:r>
      <w:r w:rsidDel="00000000" w:rsidR="00000000" w:rsidRPr="00000000">
        <w:rPr>
          <w:rtl w:val="0"/>
        </w:rPr>
        <w:t xml:space="preserve">with each other for components planned to be used together?</w:t>
      </w:r>
    </w:p>
    <w:p w:rsidR="00000000" w:rsidDel="00000000" w:rsidP="00000000" w:rsidRDefault="00000000" w:rsidRPr="00000000" w14:paraId="0000009E">
      <w:pPr>
        <w:numPr>
          <w:ilvl w:val="0"/>
          <w:numId w:val="47"/>
        </w:numPr>
        <w:spacing w:after="480" w:before="0" w:line="276" w:lineRule="auto"/>
        <w:ind w:left="720" w:hanging="360"/>
        <w:rPr>
          <w:u w:val="none"/>
        </w:rPr>
      </w:pPr>
      <w:r w:rsidDel="00000000" w:rsidR="00000000" w:rsidRPr="00000000">
        <w:rPr>
          <w:rtl w:val="0"/>
        </w:rPr>
        <w:t xml:space="preserve">Are the licenses compatible with company policies (e.g., no linking of product X code to GPL licensed code)?</w:t>
      </w:r>
      <w:r w:rsidDel="00000000" w:rsidR="00000000" w:rsidRPr="00000000">
        <w:rPr>
          <w:rtl w:val="0"/>
        </w:rPr>
      </w:r>
    </w:p>
    <w:p w:rsidR="00000000" w:rsidDel="00000000" w:rsidP="00000000" w:rsidRDefault="00000000" w:rsidRPr="00000000" w14:paraId="0000009F">
      <w:pPr>
        <w:pStyle w:val="Heading3"/>
        <w:spacing w:after="160" w:before="0" w:lineRule="auto"/>
        <w:rPr/>
      </w:pPr>
      <w:bookmarkStart w:colFirst="0" w:colLast="0" w:name="_26in1rg" w:id="21"/>
      <w:bookmarkEnd w:id="21"/>
      <w:r w:rsidDel="00000000" w:rsidR="00000000" w:rsidRPr="00000000">
        <w:rPr>
          <w:rtl w:val="0"/>
        </w:rPr>
        <w:t xml:space="preserve">Working through Open Source Review and Oversight</w:t>
      </w:r>
    </w:p>
    <w:p w:rsidR="00000000" w:rsidDel="00000000" w:rsidP="00000000" w:rsidRDefault="00000000" w:rsidRPr="00000000" w14:paraId="000000A0">
      <w:pPr>
        <w:spacing w:after="160" w:before="0" w:line="276" w:lineRule="auto"/>
        <w:rPr/>
      </w:pPr>
      <w:r w:rsidDel="00000000" w:rsidR="00000000" w:rsidRPr="00000000">
        <w:rPr>
          <w:rtl w:val="0"/>
        </w:rPr>
        <w:t xml:space="preserve">The image presented below visualizes </w:t>
      </w:r>
      <w:ins w:author="Mary Hardy" w:id="59" w:date="2023-03-16T00:25:47Z">
        <w:r w:rsidDel="00000000" w:rsidR="00000000" w:rsidRPr="00000000">
          <w:rPr>
            <w:rtl w:val="0"/>
          </w:rPr>
          <w:t xml:space="preserve">this stage of </w:t>
        </w:r>
      </w:ins>
      <w:r w:rsidDel="00000000" w:rsidR="00000000" w:rsidRPr="00000000">
        <w:rPr>
          <w:rtl w:val="0"/>
        </w:rPr>
        <w:t xml:space="preserve">the open source review process:</w:t>
      </w:r>
      <w:r w:rsidDel="00000000" w:rsidR="00000000" w:rsidRPr="00000000">
        <w:rPr>
          <w:rtl w:val="0"/>
        </w:rPr>
        <w:t xml:space="preserve"> the open source review team guides the development team (review initiators) on </w:t>
      </w:r>
      <w:ins w:author="Mary Hardy" w:id="60" w:date="2023-03-16T00:25:26Z">
        <w:r w:rsidDel="00000000" w:rsidR="00000000" w:rsidRPr="00000000">
          <w:rPr>
            <w:rtl w:val="0"/>
          </w:rPr>
          <w:t xml:space="preserve">open source license compliance.</w:t>
        </w:r>
      </w:ins>
      <w:del w:author="Mary Hardy" w:id="60" w:date="2023-03-16T00:25:26Z">
        <w:r w:rsidDel="00000000" w:rsidR="00000000" w:rsidRPr="00000000">
          <w:rPr>
            <w:rtl w:val="0"/>
          </w:rPr>
          <w:delText xml:space="preserve">further processes and/or provides advice regarding any gaps that need to be filled.</w:delText>
        </w:r>
      </w:del>
      <w:r w:rsidDel="00000000" w:rsidR="00000000" w:rsidRPr="00000000">
        <w:rPr>
          <w:rtl w:val="0"/>
        </w:rPr>
      </w:r>
    </w:p>
    <w:p w:rsidR="00000000" w:rsidDel="00000000" w:rsidP="00000000" w:rsidRDefault="00000000" w:rsidRPr="00000000" w14:paraId="000000A1">
      <w:pPr>
        <w:spacing w:after="160" w:lineRule="auto"/>
        <w:rPr/>
      </w:pPr>
      <w:r w:rsidDel="00000000" w:rsidR="00000000" w:rsidRPr="00000000">
        <w:rPr/>
        <w:drawing>
          <wp:inline distB="114300" distT="114300" distL="114300" distR="114300">
            <wp:extent cx="5862638" cy="3292602"/>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62638" cy="32926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before="0" w:line="276" w:lineRule="auto"/>
        <w:rPr/>
      </w:pPr>
      <w:r w:rsidDel="00000000" w:rsidR="00000000" w:rsidRPr="00000000">
        <w:rPr>
          <w:rtl w:val="0"/>
        </w:rPr>
        <w:t xml:space="preserve">This open source</w:t>
      </w:r>
      <w:r w:rsidDel="00000000" w:rsidR="00000000" w:rsidRPr="00000000">
        <w:rPr>
          <w:rtl w:val="0"/>
        </w:rPr>
        <w:t xml:space="preserve"> review process</w:t>
      </w:r>
      <w:r w:rsidDel="00000000" w:rsidR="00000000" w:rsidRPr="00000000">
        <w:rPr>
          <w:rtl w:val="0"/>
        </w:rPr>
        <w:t xml:space="preserve"> </w:t>
      </w:r>
      <w:ins w:author="Mary Hardy" w:id="61" w:date="2023-03-16T00:28:11Z">
        <w:r w:rsidDel="00000000" w:rsidR="00000000" w:rsidRPr="00000000">
          <w:rPr>
            <w:rtl w:val="0"/>
          </w:rPr>
          <w:t xml:space="preserve">may require</w:t>
        </w:r>
      </w:ins>
      <w:del w:author="Mary Hardy" w:id="61" w:date="2023-03-16T00:28:11Z">
        <w:r w:rsidDel="00000000" w:rsidR="00000000" w:rsidRPr="00000000">
          <w:rPr>
            <w:rtl w:val="0"/>
          </w:rPr>
          <w:delText xml:space="preserve">should have</w:delText>
        </w:r>
      </w:del>
      <w:r w:rsidDel="00000000" w:rsidR="00000000" w:rsidRPr="00000000">
        <w:rPr>
          <w:rtl w:val="0"/>
        </w:rPr>
        <w:t xml:space="preserve"> executive oversight to resolve disagreements and approve the most important decisions.</w:t>
      </w:r>
    </w:p>
    <w:p w:rsidR="00000000" w:rsidDel="00000000" w:rsidP="00000000" w:rsidRDefault="00000000" w:rsidRPr="00000000" w14:paraId="000000A3">
      <w:pPr>
        <w:spacing w:after="480" w:before="0" w:line="276" w:lineRule="auto"/>
        <w:rPr>
          <w:sz w:val="24"/>
          <w:szCs w:val="24"/>
        </w:rPr>
      </w:pPr>
      <w:r w:rsidDel="00000000" w:rsidR="00000000" w:rsidRPr="00000000">
        <w:rPr>
          <w:rtl w:val="0"/>
        </w:rPr>
        <w:t xml:space="preserve">The open source review process crosses disciplines, including engineering, business, and legal teams, and it should be interactive to ensure all these groups correctly understand the issues and can create clear, shared guidance.</w:t>
      </w:r>
      <w:r w:rsidDel="00000000" w:rsidR="00000000" w:rsidRPr="00000000">
        <w:rPr>
          <w:rtl w:val="0"/>
        </w:rPr>
      </w:r>
    </w:p>
    <w:p w:rsidR="00000000" w:rsidDel="00000000" w:rsidP="00000000" w:rsidRDefault="00000000" w:rsidRPr="00000000" w14:paraId="000000A4">
      <w:pPr>
        <w:pStyle w:val="Heading3"/>
        <w:spacing w:after="160" w:before="0" w:lineRule="auto"/>
        <w:rPr/>
      </w:pPr>
      <w:bookmarkStart w:colFirst="0" w:colLast="0" w:name="_35nkun2" w:id="22"/>
      <w:bookmarkEnd w:id="22"/>
      <w:r w:rsidDel="00000000" w:rsidR="00000000" w:rsidRPr="00000000">
        <w:rPr>
          <w:rtl w:val="0"/>
        </w:rPr>
        <w:t xml:space="preserve">What Information Do You Need to Gather?</w:t>
      </w:r>
    </w:p>
    <w:p w:rsidR="00000000" w:rsidDel="00000000" w:rsidP="00000000" w:rsidRDefault="00000000" w:rsidRPr="00000000" w14:paraId="000000A5">
      <w:pPr>
        <w:spacing w:after="160" w:before="0" w:line="276" w:lineRule="auto"/>
        <w:rPr/>
      </w:pPr>
      <w:r w:rsidDel="00000000" w:rsidR="00000000" w:rsidRPr="00000000">
        <w:rPr>
          <w:rtl w:val="0"/>
        </w:rPr>
        <w:t xml:space="preserve">When analyzing open source usage, you should collect information about the identity of the open source component, its </w:t>
      </w:r>
      <w:ins w:author="Mary Hardy" w:id="62" w:date="2023-03-16T00:29:02Z">
        <w:r w:rsidDel="00000000" w:rsidR="00000000" w:rsidRPr="00000000">
          <w:rPr>
            <w:rtl w:val="0"/>
          </w:rPr>
          <w:t xml:space="preserve">license(s)</w:t>
        </w:r>
      </w:ins>
      <w:del w:author="Mary Hardy" w:id="62" w:date="2023-03-16T00:29:02Z">
        <w:r w:rsidDel="00000000" w:rsidR="00000000" w:rsidRPr="00000000">
          <w:rPr>
            <w:rtl w:val="0"/>
          </w:rPr>
          <w:delText xml:space="preserve">origin</w:delText>
        </w:r>
      </w:del>
      <w:r w:rsidDel="00000000" w:rsidR="00000000" w:rsidRPr="00000000">
        <w:rPr>
          <w:rtl w:val="0"/>
        </w:rPr>
        <w:t xml:space="preserve">, and how the open source component will be used</w:t>
      </w:r>
      <w:ins w:author="Mary Hardy" w:id="63" w:date="2023-03-16T00:34:46Z">
        <w:commentRangeStart w:id="31"/>
        <w:r w:rsidDel="00000000" w:rsidR="00000000" w:rsidRPr="00000000">
          <w:rPr>
            <w:rtl w:val="0"/>
          </w:rPr>
          <w:t xml:space="preserve"> in order to evaluate license compliance</w:t>
        </w:r>
      </w:ins>
      <w:commentRangeEnd w:id="31"/>
      <w:r w:rsidDel="00000000" w:rsidR="00000000" w:rsidRPr="00000000">
        <w:commentReference w:id="31"/>
      </w:r>
      <w:r w:rsidDel="00000000" w:rsidR="00000000" w:rsidRPr="00000000">
        <w:rPr>
          <w:rtl w:val="0"/>
        </w:rPr>
        <w:t xml:space="preserve">.</w:t>
      </w:r>
    </w:p>
    <w:p w:rsidR="00000000" w:rsidDel="00000000" w:rsidP="00000000" w:rsidRDefault="00000000" w:rsidRPr="00000000" w14:paraId="000000A6">
      <w:pPr>
        <w:spacing w:after="480" w:before="0" w:line="276" w:lineRule="auto"/>
        <w:rPr>
          <w:sz w:val="24"/>
          <w:szCs w:val="24"/>
        </w:rPr>
      </w:pPr>
      <w:r w:rsidDel="00000000" w:rsidR="00000000" w:rsidRPr="00000000">
        <w:rPr>
          <w:rtl w:val="0"/>
        </w:rPr>
        <w:t xml:space="preserve">Common items to collect are the package name, the status of the community around the package, the version of the package used, the download or source code location online, the copyright owner, the license</w:t>
      </w:r>
      <w:del w:author="Mary Hardy" w:id="64" w:date="2023-03-16T00:30:42Z">
        <w:commentRangeStart w:id="32"/>
        <w:r w:rsidDel="00000000" w:rsidR="00000000" w:rsidRPr="00000000">
          <w:rPr>
            <w:rtl w:val="0"/>
          </w:rPr>
          <w:delText xml:space="preserve"> and the location of the license online</w:delText>
        </w:r>
      </w:del>
      <w:r w:rsidDel="00000000" w:rsidR="00000000" w:rsidRPr="00000000">
        <w:rPr>
          <w:rtl w:val="0"/>
        </w:rPr>
        <w:t xml:space="preserve">, </w:t>
      </w:r>
      <w:del w:author="Mary Hardy" w:id="65" w:date="2023-03-16T00:31:04Z">
        <w:r w:rsidDel="00000000" w:rsidR="00000000" w:rsidRPr="00000000">
          <w:rPr>
            <w:rtl w:val="0"/>
          </w:rPr>
          <w:delText xml:space="preserve">the location of the </w:delText>
        </w:r>
      </w:del>
      <w:r w:rsidDel="00000000" w:rsidR="00000000" w:rsidRPr="00000000">
        <w:rPr>
          <w:rtl w:val="0"/>
        </w:rPr>
        <w:t xml:space="preserve">attribution notices</w:t>
      </w:r>
      <w:del w:author="Mary Hardy" w:id="66" w:date="2023-03-16T00:31:07Z">
        <w:r w:rsidDel="00000000" w:rsidR="00000000" w:rsidRPr="00000000">
          <w:rPr>
            <w:rtl w:val="0"/>
          </w:rPr>
          <w:delText xml:space="preserve"> online</w:delText>
        </w:r>
      </w:del>
      <w:commentRangeEnd w:id="32"/>
      <w:r w:rsidDel="00000000" w:rsidR="00000000" w:rsidRPr="00000000">
        <w:commentReference w:id="32"/>
      </w:r>
      <w:r w:rsidDel="00000000" w:rsidR="00000000" w:rsidRPr="00000000">
        <w:rPr>
          <w:rtl w:val="0"/>
        </w:rPr>
        <w:t xml:space="preserve">, a description of modifications made, a list of dependencies, the intended use in your product</w:t>
      </w:r>
      <w:ins w:author="Mary Hardy" w:id="67" w:date="2023-03-16T00:31:53Z">
        <w:r w:rsidDel="00000000" w:rsidR="00000000" w:rsidRPr="00000000">
          <w:rPr>
            <w:rtl w:val="0"/>
          </w:rPr>
          <w:t xml:space="preserve"> (for example, how linked and to what)</w:t>
        </w:r>
      </w:ins>
      <w:r w:rsidDel="00000000" w:rsidR="00000000" w:rsidRPr="00000000">
        <w:rPr>
          <w:rtl w:val="0"/>
        </w:rPr>
        <w:t xml:space="preserve">, the product release that will include the package, the location where the source code will be maintained, and the development team point of contact.</w:t>
      </w:r>
      <w:r w:rsidDel="00000000" w:rsidR="00000000" w:rsidRPr="00000000">
        <w:rPr>
          <w:rtl w:val="0"/>
        </w:rPr>
      </w:r>
    </w:p>
    <w:p w:rsidR="00000000" w:rsidDel="00000000" w:rsidP="00000000" w:rsidRDefault="00000000" w:rsidRPr="00000000" w14:paraId="000000A7">
      <w:pPr>
        <w:pStyle w:val="Heading3"/>
        <w:spacing w:after="160" w:before="0" w:lineRule="auto"/>
        <w:rPr/>
      </w:pPr>
      <w:bookmarkStart w:colFirst="0" w:colLast="0" w:name="_1ksv4uv" w:id="23"/>
      <w:bookmarkEnd w:id="23"/>
      <w:r w:rsidDel="00000000" w:rsidR="00000000" w:rsidRPr="00000000">
        <w:rPr>
          <w:rtl w:val="0"/>
        </w:rPr>
        <w:t xml:space="preserve">Source Code Scanning Tools</w:t>
      </w:r>
    </w:p>
    <w:p w:rsidR="00000000" w:rsidDel="00000000" w:rsidP="00000000" w:rsidRDefault="00000000" w:rsidRPr="00000000" w14:paraId="000000A8">
      <w:pPr>
        <w:spacing w:after="200" w:before="0" w:line="276" w:lineRule="auto"/>
        <w:ind w:left="0" w:firstLine="0"/>
        <w:rPr/>
      </w:pPr>
      <w:r w:rsidDel="00000000" w:rsidR="00000000" w:rsidRPr="00000000">
        <w:rPr>
          <w:rtl w:val="0"/>
        </w:rPr>
        <w:t xml:space="preserve">M</w:t>
      </w:r>
      <w:r w:rsidDel="00000000" w:rsidR="00000000" w:rsidRPr="00000000">
        <w:rPr>
          <w:rtl w:val="0"/>
        </w:rPr>
        <w:t xml:space="preserve">any different automated source code scanning tools can be used to streamline the open source code scanning activities.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commentRangeStart w:id="33"/>
      <w:r w:rsidDel="00000000" w:rsidR="00000000" w:rsidRPr="00000000">
        <w:rPr>
          <w:rtl w:val="0"/>
        </w:rPr>
        <w:t xml:space="preserve">However, the majority of tools do not offer</w:t>
      </w:r>
      <w:r w:rsidDel="00000000" w:rsidR="00000000" w:rsidRPr="00000000">
        <w:rPr>
          <w:i w:val="0"/>
          <w:smallCaps w:val="0"/>
          <w:strike w:val="0"/>
          <w:u w:val="none"/>
          <w:shd w:fill="auto" w:val="clear"/>
          <w:vertAlign w:val="baseline"/>
          <w:rtl w:val="0"/>
        </w:rPr>
        <w:t xml:space="preserve"> all the features </w:t>
      </w:r>
      <w:r w:rsidDel="00000000" w:rsidR="00000000" w:rsidRPr="00000000">
        <w:rPr>
          <w:rtl w:val="0"/>
        </w:rPr>
        <w:t xml:space="preserve">needed to</w:t>
      </w:r>
      <w:r w:rsidDel="00000000" w:rsidR="00000000" w:rsidRPr="00000000">
        <w:rPr>
          <w:i w:val="0"/>
          <w:smallCaps w:val="0"/>
          <w:strike w:val="0"/>
          <w:u w:val="none"/>
          <w:shd w:fill="auto" w:val="clear"/>
          <w:vertAlign w:val="baseline"/>
          <w:rtl w:val="0"/>
        </w:rPr>
        <w:t xml:space="preserve"> identify all concerned points during open source scan</w:t>
      </w:r>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0AA">
      <w:pPr>
        <w:numPr>
          <w:ilvl w:val="0"/>
          <w:numId w:val="41"/>
        </w:numPr>
        <w:spacing w:after="0" w:afterAutospacing="0" w:before="0" w:line="276" w:lineRule="auto"/>
        <w:ind w:left="720" w:hanging="360"/>
        <w:rPr>
          <w:u w:val="none"/>
        </w:rPr>
      </w:pPr>
      <w:r w:rsidDel="00000000" w:rsidR="00000000" w:rsidRPr="00000000">
        <w:rPr>
          <w:rtl w:val="0"/>
        </w:rPr>
        <w:t xml:space="preserve">Some tools will be specialized in capturing the licenses associated with the scanned code. </w:t>
      </w:r>
    </w:p>
    <w:p w:rsidR="00000000" w:rsidDel="00000000" w:rsidP="00000000" w:rsidRDefault="00000000" w:rsidRPr="00000000" w14:paraId="000000AB">
      <w:pPr>
        <w:numPr>
          <w:ilvl w:val="0"/>
          <w:numId w:val="41"/>
        </w:numPr>
        <w:spacing w:after="0" w:afterAutospacing="0" w:before="0" w:line="276" w:lineRule="auto"/>
        <w:ind w:left="720" w:hanging="360"/>
        <w:rPr>
          <w:u w:val="none"/>
        </w:rPr>
      </w:pPr>
      <w:r w:rsidDel="00000000" w:rsidR="00000000" w:rsidRPr="00000000">
        <w:rPr>
          <w:rtl w:val="0"/>
        </w:rPr>
        <w:t xml:space="preserve">Some tools will be better at capturing the library details of the code scanned.</w:t>
      </w:r>
    </w:p>
    <w:p w:rsidR="00000000" w:rsidDel="00000000" w:rsidP="00000000" w:rsidRDefault="00000000" w:rsidRPr="00000000" w14:paraId="000000AC">
      <w:pPr>
        <w:numPr>
          <w:ilvl w:val="0"/>
          <w:numId w:val="41"/>
        </w:numPr>
        <w:spacing w:after="200" w:before="0" w:line="276" w:lineRule="auto"/>
        <w:ind w:left="720" w:hanging="360"/>
        <w:rPr>
          <w:u w:val="none"/>
        </w:rPr>
      </w:pPr>
      <w:r w:rsidDel="00000000" w:rsidR="00000000" w:rsidRPr="00000000">
        <w:rPr>
          <w:rtl w:val="0"/>
        </w:rPr>
        <w:t xml:space="preserve">Some tools will be equipped better to identify snippets of code borrowed from other open source software packages, etc.</w:t>
      </w:r>
      <w:r w:rsidDel="00000000" w:rsidR="00000000" w:rsidRPr="00000000">
        <w:rPr>
          <w:rtl w:val="0"/>
        </w:rPr>
      </w:r>
    </w:p>
    <w:p w:rsidR="00000000" w:rsidDel="00000000" w:rsidP="00000000" w:rsidRDefault="00000000" w:rsidRPr="00000000" w14:paraId="000000AD">
      <w:pPr>
        <w:spacing w:after="160" w:before="0" w:line="276" w:lineRule="auto"/>
        <w:rPr/>
      </w:pPr>
      <w:r w:rsidDel="00000000" w:rsidR="00000000" w:rsidRPr="00000000">
        <w:rPr>
          <w:rtl w:val="0"/>
        </w:rPr>
        <w:t xml:space="preserve">Since most of the solutions address only specific needs of the open source review team, solving all possible challenges all at once poses difficulties.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AE">
      <w:pPr>
        <w:spacing w:after="160" w:before="0" w:line="276" w:lineRule="auto"/>
        <w:rPr/>
      </w:pPr>
      <w:r w:rsidDel="00000000" w:rsidR="00000000" w:rsidRPr="00000000">
        <w:rPr>
          <w:rtl w:val="0"/>
        </w:rPr>
        <w:t xml:space="preserve">This is why companies select solutions/tools most suited to their specific market area and product, and many of them use both an automated tool and manual review to improve the results of analysis.  </w:t>
      </w:r>
    </w:p>
    <w:p w:rsidR="00000000" w:rsidDel="00000000" w:rsidP="00000000" w:rsidRDefault="00000000" w:rsidRPr="00000000" w14:paraId="000000AF">
      <w:pPr>
        <w:spacing w:after="480" w:before="0" w:line="276" w:lineRule="auto"/>
        <w:rPr/>
      </w:pPr>
      <w:r w:rsidDel="00000000" w:rsidR="00000000" w:rsidRPr="00000000">
        <w:rPr>
          <w:rtl w:val="0"/>
        </w:rPr>
        <w:t xml:space="preserve">A list </w:t>
      </w:r>
      <w:del w:author="Mary Hardy" w:id="68" w:date="2023-03-16T00:40:32Z">
        <w:r w:rsidDel="00000000" w:rsidR="00000000" w:rsidRPr="00000000">
          <w:rPr>
            <w:rtl w:val="0"/>
          </w:rPr>
          <w:delText xml:space="preserve"> </w:delText>
        </w:r>
      </w:del>
      <w:r w:rsidDel="00000000" w:rsidR="00000000" w:rsidRPr="00000000">
        <w:rPr>
          <w:rtl w:val="0"/>
        </w:rPr>
        <w:t xml:space="preserve">of freely available source code scanning tool</w:t>
      </w:r>
      <w:r w:rsidDel="00000000" w:rsidR="00000000" w:rsidRPr="00000000">
        <w:rPr>
          <w:rtl w:val="0"/>
        </w:rPr>
        <w:t xml:space="preserve">s can be found at </w:t>
      </w:r>
      <w:hyperlink r:id="rId20">
        <w:r w:rsidDel="00000000" w:rsidR="00000000" w:rsidRPr="00000000">
          <w:rPr>
            <w:color w:val="1155cc"/>
            <w:u w:val="single"/>
            <w:rtl w:val="0"/>
          </w:rPr>
          <w:t xml:space="preserve">https://automatecompliance.org</w:t>
        </w:r>
      </w:hyperlink>
      <w:r w:rsidDel="00000000" w:rsidR="00000000" w:rsidRPr="00000000">
        <w:rPr>
          <w:rtl w:val="0"/>
        </w:rPr>
        <w:t xml:space="preserve">.</w:t>
      </w:r>
    </w:p>
    <w:p w:rsidR="00000000" w:rsidDel="00000000" w:rsidP="00000000" w:rsidRDefault="00000000" w:rsidRPr="00000000" w14:paraId="000000B0">
      <w:pPr>
        <w:pStyle w:val="Heading2"/>
        <w:spacing w:after="160" w:before="0" w:lineRule="auto"/>
        <w:rPr/>
      </w:pPr>
      <w:bookmarkStart w:colFirst="0" w:colLast="0" w:name="_qygut9bv5fk1" w:id="24"/>
      <w:bookmarkEnd w:id="24"/>
      <w:ins w:author="Mary Hardy" w:id="69" w:date="2023-03-16T00:43:28Z">
        <w:r w:rsidDel="00000000" w:rsidR="00000000" w:rsidRPr="00000000">
          <w:rPr>
            <w:rtl w:val="0"/>
          </w:rPr>
          <w:t xml:space="preserve">Complying with Open Source License</w:t>
        </w:r>
      </w:ins>
      <w:del w:author="Mary Hardy" w:id="69" w:date="2023-03-16T00:43:28Z">
        <w:r w:rsidDel="00000000" w:rsidR="00000000" w:rsidRPr="00000000">
          <w:rPr>
            <w:rtl w:val="0"/>
          </w:rPr>
          <w:delText xml:space="preserve">Meeting</w:delText>
        </w:r>
      </w:del>
      <w:r w:rsidDel="00000000" w:rsidR="00000000" w:rsidRPr="00000000">
        <w:rPr>
          <w:rtl w:val="0"/>
        </w:rPr>
        <w:t xml:space="preserve"> Obligations</w:t>
      </w:r>
    </w:p>
    <w:p w:rsidR="00000000" w:rsidDel="00000000" w:rsidP="00000000" w:rsidRDefault="00000000" w:rsidRPr="00000000" w14:paraId="000000B1">
      <w:pPr>
        <w:pStyle w:val="Heading3"/>
        <w:spacing w:after="160" w:before="0" w:lineRule="auto"/>
        <w:rPr/>
      </w:pPr>
      <w:bookmarkStart w:colFirst="0" w:colLast="0" w:name="_1b8cys6maux0" w:id="25"/>
      <w:bookmarkEnd w:id="25"/>
      <w:del w:author="Mary Hardy" w:id="70" w:date="2023-03-16T00:41:12Z">
        <w:r w:rsidDel="00000000" w:rsidR="00000000" w:rsidRPr="00000000">
          <w:rPr>
            <w:rtl w:val="0"/>
          </w:rPr>
          <w:delText xml:space="preserve">How to Meet and Deliver Obligations with Software Distribution</w:delText>
        </w:r>
      </w:del>
      <w:ins w:author="Mary Hardy" w:id="70" w:date="2023-03-16T00:41:12Z">
        <w:del w:author="Mary Hardy" w:id="70" w:date="2023-03-16T00:41:12Z">
          <w:r w:rsidDel="00000000" w:rsidR="00000000" w:rsidRPr="00000000">
            <w:rPr>
              <w:rtl w:val="0"/>
            </w:rPr>
            <w:delText xml:space="preserve">s</w:delText>
          </w:r>
        </w:del>
      </w:ins>
      <w:del w:author="Mary Hardy" w:id="70" w:date="2023-03-16T00:41:12Z">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14:paraId="000000B2">
      <w:pPr>
        <w:spacing w:after="160" w:before="0" w:line="276" w:lineRule="auto"/>
        <w:rPr/>
      </w:pPr>
      <w:del w:author="Mary Hardy" w:id="71" w:date="2023-03-16T00:44:54Z">
        <w:r w:rsidDel="00000000" w:rsidR="00000000" w:rsidRPr="00000000">
          <w:rPr>
            <w:rtl w:val="0"/>
          </w:rPr>
          <w:delText xml:space="preserve">O</w:delText>
        </w:r>
        <w:r w:rsidDel="00000000" w:rsidR="00000000" w:rsidRPr="00000000">
          <w:rPr>
            <w:rtl w:val="0"/>
          </w:rPr>
          <w:delText xml:space="preserve">bligations are the terms and conditions stated in the license texts under which an open source component would be licensed. We are obliged to adhere to these terms and conditions. </w:delText>
        </w:r>
      </w:del>
      <w:r w:rsidDel="00000000" w:rsidR="00000000" w:rsidRPr="00000000">
        <w:rPr>
          <w:rtl w:val="0"/>
        </w:rPr>
      </w:r>
    </w:p>
    <w:p w:rsidR="00000000" w:rsidDel="00000000" w:rsidP="00000000" w:rsidRDefault="00000000" w:rsidRPr="00000000" w14:paraId="000000B3">
      <w:pPr>
        <w:spacing w:after="160" w:before="0" w:line="276" w:lineRule="auto"/>
        <w:rPr>
          <w:ins w:author="Mary Hardy" w:id="73" w:date="2023-03-16T00:44:59Z"/>
        </w:rPr>
      </w:pPr>
      <w:del w:author="Mary Hardy" w:id="72" w:date="2023-03-16T00:44:34Z">
        <w:r w:rsidDel="00000000" w:rsidR="00000000" w:rsidRPr="00000000">
          <w:rPr>
            <w:rtl w:val="0"/>
          </w:rPr>
          <w:delText xml:space="preserve">Obligations can be of various types. We can’t expect all the licenses to have the same or even similar obligations. </w:delText>
        </w:r>
      </w:del>
      <w:ins w:author="Mary Hardy" w:id="73" w:date="2023-03-16T00:44:59Z">
        <w:r w:rsidDel="00000000" w:rsidR="00000000" w:rsidRPr="00000000">
          <w:rPr>
            <w:rtl w:val="0"/>
          </w:rPr>
        </w:r>
      </w:ins>
    </w:p>
    <w:p w:rsidR="00000000" w:rsidDel="00000000" w:rsidP="00000000" w:rsidRDefault="00000000" w:rsidRPr="00000000" w14:paraId="000000B4">
      <w:pPr>
        <w:spacing w:after="160" w:before="0" w:line="276" w:lineRule="auto"/>
        <w:rPr/>
      </w:pPr>
      <w:ins w:author="Mary Hardy" w:id="73" w:date="2023-03-16T00:44:59Z">
        <w:r w:rsidDel="00000000" w:rsidR="00000000" w:rsidRPr="00000000">
          <w:rPr>
            <w:rtl w:val="0"/>
          </w:rPr>
          <w:t xml:space="preserve">Open source license obligations vary. Licenses described as p</w:t>
        </w:r>
      </w:ins>
      <w:del w:author="Mary Hardy" w:id="73" w:date="2023-03-16T00:44:59Z">
        <w:r w:rsidDel="00000000" w:rsidR="00000000" w:rsidRPr="00000000">
          <w:rPr>
            <w:rtl w:val="0"/>
          </w:rPr>
          <w:delText xml:space="preserve">P</w:delText>
        </w:r>
      </w:del>
      <w:r w:rsidDel="00000000" w:rsidR="00000000" w:rsidRPr="00000000">
        <w:rPr>
          <w:rtl w:val="0"/>
        </w:rPr>
        <w:t xml:space="preserve">ermissive licenses (discussed in more detail in the </w:t>
      </w:r>
      <w:hyperlink r:id="rId21">
        <w:r w:rsidDel="00000000" w:rsidR="00000000" w:rsidRPr="00000000">
          <w:rPr>
            <w:i w:val="1"/>
            <w:color w:val="1155cc"/>
            <w:u w:val="single"/>
            <w:rtl w:val="0"/>
          </w:rPr>
          <w:t xml:space="preserve">Introduction to Open Source License Compliance Management (LFC193)</w:t>
        </w:r>
      </w:hyperlink>
      <w:r w:rsidDel="00000000" w:rsidR="00000000" w:rsidRPr="00000000">
        <w:rPr>
          <w:rtl w:val="0"/>
        </w:rPr>
        <w:t xml:space="preserve"> course</w:t>
      </w:r>
      <w:r w:rsidDel="00000000" w:rsidR="00000000" w:rsidRPr="00000000">
        <w:rPr>
          <w:rtl w:val="0"/>
        </w:rPr>
        <w:t xml:space="preserve">) </w:t>
      </w:r>
      <w:del w:author="Mary Hardy" w:id="74" w:date="2023-03-16T00:45:57Z">
        <w:r w:rsidDel="00000000" w:rsidR="00000000" w:rsidRPr="00000000">
          <w:rPr>
            <w:rtl w:val="0"/>
          </w:rPr>
          <w:delText xml:space="preserve">will </w:delText>
        </w:r>
      </w:del>
      <w:r w:rsidDel="00000000" w:rsidR="00000000" w:rsidRPr="00000000">
        <w:rPr>
          <w:rtl w:val="0"/>
        </w:rPr>
        <w:t xml:space="preserve">have </w:t>
      </w:r>
      <w:del w:author="Mary Hardy" w:id="75" w:date="2023-03-16T00:46:00Z">
        <w:r w:rsidDel="00000000" w:rsidR="00000000" w:rsidRPr="00000000">
          <w:rPr>
            <w:rtl w:val="0"/>
          </w:rPr>
          <w:delText xml:space="preserve">a set of</w:delText>
        </w:r>
      </w:del>
      <w:r w:rsidDel="00000000" w:rsidR="00000000" w:rsidRPr="00000000">
        <w:rPr>
          <w:rtl w:val="0"/>
        </w:rPr>
        <w:t xml:space="preserve"> </w:t>
      </w:r>
      <w:ins w:author="Mary Hardy" w:id="76" w:date="2023-03-16T00:46:15Z">
        <w:r w:rsidDel="00000000" w:rsidR="00000000" w:rsidRPr="00000000">
          <w:rPr>
            <w:rtl w:val="0"/>
          </w:rPr>
          <w:t xml:space="preserve">notice or attribution </w:t>
        </w:r>
      </w:ins>
      <w:r w:rsidDel="00000000" w:rsidR="00000000" w:rsidRPr="00000000">
        <w:rPr>
          <w:rtl w:val="0"/>
        </w:rPr>
        <w:t xml:space="preserve">obligations</w:t>
      </w:r>
      <w:del w:author="Mary Hardy" w:id="77" w:date="2023-03-16T00:46:32Z">
        <w:r w:rsidDel="00000000" w:rsidR="00000000" w:rsidRPr="00000000">
          <w:rPr>
            <w:rtl w:val="0"/>
          </w:rPr>
          <w:delText xml:space="preserve"> that are not very onerous or difficult to meet</w:delText>
        </w:r>
      </w:del>
      <w:r w:rsidDel="00000000" w:rsidR="00000000" w:rsidRPr="00000000">
        <w:rPr>
          <w:rtl w:val="0"/>
        </w:rPr>
        <w:t xml:space="preserve">, whereas copyleft licenses (also discussed in LFC193) </w:t>
      </w:r>
      <w:ins w:author="Mary Hardy" w:id="78" w:date="2023-03-16T00:49:37Z">
        <w:r w:rsidDel="00000000" w:rsidR="00000000" w:rsidRPr="00000000">
          <w:rPr>
            <w:rtl w:val="0"/>
          </w:rPr>
          <w:t xml:space="preserve">have additional</w:t>
        </w:r>
      </w:ins>
      <w:del w:author="Mary Hardy" w:id="78" w:date="2023-03-16T00:49:37Z">
        <w:r w:rsidDel="00000000" w:rsidR="00000000" w:rsidRPr="00000000">
          <w:rPr>
            <w:rtl w:val="0"/>
          </w:rPr>
          <w:delText xml:space="preserve">may require</w:delText>
        </w:r>
      </w:del>
      <w:r w:rsidDel="00000000" w:rsidR="00000000" w:rsidRPr="00000000">
        <w:rPr>
          <w:rtl w:val="0"/>
        </w:rPr>
        <w:t xml:space="preserve"> </w:t>
      </w:r>
      <w:ins w:author="Mary Hardy" w:id="79" w:date="2023-03-16T00:50:02Z">
        <w:r w:rsidDel="00000000" w:rsidR="00000000" w:rsidRPr="00000000">
          <w:rPr>
            <w:rtl w:val="0"/>
          </w:rPr>
          <w:t xml:space="preserve">obligations including </w:t>
        </w:r>
      </w:ins>
      <w:r w:rsidDel="00000000" w:rsidR="00000000" w:rsidRPr="00000000">
        <w:rPr>
          <w:rtl w:val="0"/>
        </w:rPr>
        <w:t xml:space="preserve">the sharing of </w:t>
      </w:r>
      <w:del w:author="Mary Hardy" w:id="80" w:date="2023-03-16T00:48:18Z">
        <w:r w:rsidDel="00000000" w:rsidR="00000000" w:rsidRPr="00000000">
          <w:rPr>
            <w:rtl w:val="0"/>
          </w:rPr>
          <w:delText xml:space="preserve">the proprietary </w:delText>
        </w:r>
      </w:del>
      <w:r w:rsidDel="00000000" w:rsidR="00000000" w:rsidRPr="00000000">
        <w:rPr>
          <w:rtl w:val="0"/>
        </w:rPr>
        <w:t xml:space="preserve">source code</w:t>
      </w:r>
      <w:del w:author="Mary Hardy" w:id="81" w:date="2023-03-16T00:50:25Z">
        <w:commentRangeStart w:id="34"/>
        <w:r w:rsidDel="00000000" w:rsidR="00000000" w:rsidRPr="00000000">
          <w:rPr>
            <w:rtl w:val="0"/>
          </w:rPr>
          <w:delText xml:space="preserve"> </w:delText>
        </w:r>
        <w:commentRangeStart w:id="35"/>
        <w:r w:rsidDel="00000000" w:rsidR="00000000" w:rsidRPr="00000000">
          <w:rPr>
            <w:rtl w:val="0"/>
          </w:rPr>
          <w:delText xml:space="preserve">combined with open source code licensed under a copyleft license</w:delText>
        </w:r>
      </w:del>
      <w:commentRangeEnd w:id="35"/>
      <w:r w:rsidDel="00000000" w:rsidR="00000000" w:rsidRPr="00000000">
        <w:commentReference w:id="35"/>
      </w:r>
      <w:commentRangeEnd w:id="34"/>
      <w:r w:rsidDel="00000000" w:rsidR="00000000" w:rsidRPr="00000000">
        <w:commentReference w:id="34"/>
      </w:r>
      <w:r w:rsidDel="00000000" w:rsidR="00000000" w:rsidRPr="00000000">
        <w:rPr>
          <w:rtl w:val="0"/>
        </w:rPr>
        <w:t xml:space="preserve">.</w:t>
      </w:r>
    </w:p>
    <w:p w:rsidR="00000000" w:rsidDel="00000000" w:rsidP="00000000" w:rsidRDefault="00000000" w:rsidRPr="00000000" w14:paraId="000000B5">
      <w:pPr>
        <w:spacing w:after="160" w:before="0" w:line="276" w:lineRule="auto"/>
        <w:rPr/>
      </w:pPr>
      <w:del w:author="Mary Hardy" w:id="82" w:date="2023-03-16T00:50:45Z">
        <w:r w:rsidDel="00000000" w:rsidR="00000000" w:rsidRPr="00000000">
          <w:rPr>
            <w:rtl w:val="0"/>
          </w:rPr>
          <w:delText xml:space="preserve">Hence, complying/fulfilling an obligation varies depending on the type of license we are dealing with. The most basic obligation fulfillment would be to </w:delText>
        </w:r>
      </w:del>
      <w:r w:rsidDel="00000000" w:rsidR="00000000" w:rsidRPr="00000000">
        <w:rPr>
          <w:rtl w:val="0"/>
        </w:rPr>
        <w:t xml:space="preserve">maintain notices and provide complete attribution to the open source code used. </w:t>
      </w:r>
      <w:del w:author="Mary Hardy" w:id="83" w:date="2023-03-16T00:53:08Z">
        <w:r w:rsidDel="00000000" w:rsidR="00000000" w:rsidRPr="00000000">
          <w:rPr>
            <w:rtl w:val="0"/>
          </w:rPr>
          <w:delText xml:space="preserve">For example, by keeping the existing copyrights in the notice files and source files intact, and adding our copyrights as per the respective open source project policy. </w:delText>
        </w:r>
      </w:del>
      <w:commentRangeStart w:id="36"/>
      <w:r w:rsidDel="00000000" w:rsidR="00000000" w:rsidRPr="00000000">
        <w:rPr>
          <w:rtl w:val="0"/>
        </w:rPr>
        <w:t xml:space="preserve">Another basic step would be maintaining the original license text intact and bundling the same with the software deliverables before the distribution of the software.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B6">
      <w:pPr>
        <w:spacing w:after="480" w:before="0" w:line="276" w:lineRule="auto"/>
        <w:rPr/>
      </w:pPr>
      <w:r w:rsidDel="00000000" w:rsidR="00000000" w:rsidRPr="00000000">
        <w:rPr>
          <w:rtl w:val="0"/>
        </w:rPr>
        <w:t xml:space="preserve">Obligation fulfillment and distribution are discussed later in the course.</w:t>
      </w:r>
    </w:p>
    <w:p w:rsidR="00000000" w:rsidDel="00000000" w:rsidP="00000000" w:rsidRDefault="00000000" w:rsidRPr="00000000" w14:paraId="000000B7">
      <w:pPr>
        <w:pStyle w:val="Heading2"/>
        <w:spacing w:after="160" w:before="0" w:lineRule="auto"/>
        <w:rPr/>
      </w:pPr>
      <w:bookmarkStart w:colFirst="0" w:colLast="0" w:name="_to6tf1wtnnlm" w:id="26"/>
      <w:bookmarkEnd w:id="26"/>
      <w:r w:rsidDel="00000000" w:rsidR="00000000" w:rsidRPr="00000000">
        <w:rPr>
          <w:rtl w:val="0"/>
        </w:rPr>
        <w:t xml:space="preserve">Knowledge Check</w:t>
      </w:r>
    </w:p>
    <w:p w:rsidR="00000000" w:rsidDel="00000000" w:rsidP="00000000" w:rsidRDefault="00000000" w:rsidRPr="00000000" w14:paraId="000000B8">
      <w:pPr>
        <w:numPr>
          <w:ilvl w:val="0"/>
          <w:numId w:val="44"/>
        </w:numPr>
        <w:spacing w:after="160" w:lineRule="auto"/>
        <w:ind w:left="720" w:hanging="360"/>
        <w:rPr>
          <w:rFonts w:ascii="Arial" w:cs="Arial" w:eastAsia="Arial" w:hAnsi="Arial"/>
        </w:rPr>
      </w:pPr>
      <w:r w:rsidDel="00000000" w:rsidR="00000000" w:rsidRPr="00000000">
        <w:rPr>
          <w:rtl w:val="0"/>
        </w:rPr>
        <w:t xml:space="preserve">What is the purpose of an open source review?</w:t>
      </w:r>
    </w:p>
    <w:p w:rsidR="00000000" w:rsidDel="00000000" w:rsidP="00000000" w:rsidRDefault="00000000" w:rsidRPr="00000000" w14:paraId="000000B9">
      <w:pPr>
        <w:numPr>
          <w:ilvl w:val="1"/>
          <w:numId w:val="44"/>
        </w:numPr>
        <w:spacing w:after="160" w:lineRule="auto"/>
        <w:ind w:left="1440" w:hanging="360"/>
        <w:rPr>
          <w:rFonts w:ascii="Arial" w:cs="Arial" w:eastAsia="Arial" w:hAnsi="Arial"/>
        </w:rPr>
      </w:pPr>
      <w:r w:rsidDel="00000000" w:rsidR="00000000" w:rsidRPr="00000000">
        <w:rPr>
          <w:rtl w:val="0"/>
        </w:rPr>
        <w:t xml:space="preserve">T</w:t>
      </w:r>
      <w:r w:rsidDel="00000000" w:rsidR="00000000" w:rsidRPr="00000000">
        <w:rPr>
          <w:rtl w:val="0"/>
        </w:rPr>
        <w:t xml:space="preserve">o perform code quality review of the code</w:t>
      </w:r>
      <w:del w:author="Mary Hardy" w:id="84" w:date="2023-03-16T00:54:23Z">
        <w:r w:rsidDel="00000000" w:rsidR="00000000" w:rsidRPr="00000000">
          <w:rPr>
            <w:rtl w:val="0"/>
          </w:rPr>
          <w:delText xml:space="preserve">s</w:delText>
        </w:r>
      </w:del>
      <w:r w:rsidDel="00000000" w:rsidR="00000000" w:rsidRPr="00000000">
        <w:rPr>
          <w:rtl w:val="0"/>
        </w:rPr>
        <w:t xml:space="preserve"> from open source communities</w:t>
      </w:r>
    </w:p>
    <w:p w:rsidR="00000000" w:rsidDel="00000000" w:rsidP="00000000" w:rsidRDefault="00000000" w:rsidRPr="00000000" w14:paraId="000000BA">
      <w:pPr>
        <w:numPr>
          <w:ilvl w:val="1"/>
          <w:numId w:val="44"/>
        </w:numPr>
        <w:spacing w:after="160" w:lineRule="auto"/>
        <w:ind w:left="1440" w:hanging="360"/>
        <w:rPr>
          <w:rFonts w:ascii="Arial" w:cs="Arial" w:eastAsia="Arial" w:hAnsi="Arial"/>
        </w:rPr>
      </w:pPr>
      <w:r w:rsidDel="00000000" w:rsidR="00000000" w:rsidRPr="00000000">
        <w:rPr>
          <w:rtl w:val="0"/>
        </w:rPr>
        <w:t xml:space="preserve">To gather and analyze information regarding open source usage and to produce appropriate guidance --&gt; </w:t>
      </w:r>
      <w:r w:rsidDel="00000000" w:rsidR="00000000" w:rsidRPr="00000000">
        <w:rPr>
          <w:highlight w:val="yellow"/>
          <w:rtl w:val="0"/>
        </w:rPr>
        <w:t xml:space="preserve">Correct answer</w:t>
      </w:r>
    </w:p>
    <w:p w:rsidR="00000000" w:rsidDel="00000000" w:rsidP="00000000" w:rsidRDefault="00000000" w:rsidRPr="00000000" w14:paraId="000000BB">
      <w:pPr>
        <w:numPr>
          <w:ilvl w:val="1"/>
          <w:numId w:val="44"/>
        </w:numPr>
        <w:spacing w:after="160" w:lineRule="auto"/>
        <w:ind w:left="1440" w:hanging="360"/>
        <w:rPr>
          <w:rFonts w:ascii="Arial" w:cs="Arial" w:eastAsia="Arial" w:hAnsi="Arial"/>
        </w:rPr>
      </w:pPr>
      <w:r w:rsidDel="00000000" w:rsidR="00000000" w:rsidRPr="00000000">
        <w:rPr>
          <w:rtl w:val="0"/>
        </w:rPr>
        <w:t xml:space="preserve">T</w:t>
      </w:r>
      <w:r w:rsidDel="00000000" w:rsidR="00000000" w:rsidRPr="00000000">
        <w:rPr>
          <w:rtl w:val="0"/>
        </w:rPr>
        <w:t xml:space="preserve">o review whether using open source is a good idea for a project</w:t>
      </w:r>
    </w:p>
    <w:p w:rsidR="00000000" w:rsidDel="00000000" w:rsidP="00000000" w:rsidRDefault="00000000" w:rsidRPr="00000000" w14:paraId="000000BC">
      <w:pPr>
        <w:numPr>
          <w:ilvl w:val="1"/>
          <w:numId w:val="44"/>
        </w:numPr>
        <w:spacing w:after="160" w:lineRule="auto"/>
        <w:ind w:left="1440" w:hanging="360"/>
        <w:rPr>
          <w:rFonts w:ascii="Arial" w:cs="Arial" w:eastAsia="Arial" w:hAnsi="Arial"/>
        </w:rPr>
      </w:pPr>
      <w:r w:rsidDel="00000000" w:rsidR="00000000" w:rsidRPr="00000000">
        <w:rPr>
          <w:rtl w:val="0"/>
        </w:rPr>
        <w:t xml:space="preserve">To check that previous use of open source was a good idea</w:t>
      </w:r>
    </w:p>
    <w:p w:rsidR="00000000" w:rsidDel="00000000" w:rsidP="00000000" w:rsidRDefault="00000000" w:rsidRPr="00000000" w14:paraId="000000BD">
      <w:pPr>
        <w:numPr>
          <w:ilvl w:val="0"/>
          <w:numId w:val="44"/>
        </w:numPr>
        <w:spacing w:after="160" w:lineRule="auto"/>
        <w:ind w:left="720" w:hanging="360"/>
        <w:rPr>
          <w:rFonts w:ascii="Arial" w:cs="Arial" w:eastAsia="Arial" w:hAnsi="Arial"/>
        </w:rPr>
      </w:pPr>
      <w:r w:rsidDel="00000000" w:rsidR="00000000" w:rsidRPr="00000000">
        <w:rPr>
          <w:rtl w:val="0"/>
        </w:rPr>
        <w:t xml:space="preserve">What is the first action you should take if you want to use an open source component?</w:t>
      </w:r>
    </w:p>
    <w:p w:rsidR="00000000" w:rsidDel="00000000" w:rsidP="00000000" w:rsidRDefault="00000000" w:rsidRPr="00000000" w14:paraId="000000BE">
      <w:pPr>
        <w:numPr>
          <w:ilvl w:val="1"/>
          <w:numId w:val="44"/>
        </w:numPr>
        <w:spacing w:after="160" w:lineRule="auto"/>
        <w:ind w:left="1440" w:hanging="360"/>
        <w:rPr>
          <w:rFonts w:ascii="Arial" w:cs="Arial" w:eastAsia="Arial" w:hAnsi="Arial"/>
        </w:rPr>
      </w:pPr>
      <w:r w:rsidDel="00000000" w:rsidR="00000000" w:rsidRPr="00000000">
        <w:rPr>
          <w:rtl w:val="0"/>
        </w:rPr>
        <w:t xml:space="preserve">C</w:t>
      </w:r>
      <w:r w:rsidDel="00000000" w:rsidR="00000000" w:rsidRPr="00000000">
        <w:rPr>
          <w:rtl w:val="0"/>
        </w:rPr>
        <w:t xml:space="preserve">hoose the most popular open source community to download any open source package</w:t>
      </w:r>
    </w:p>
    <w:p w:rsidR="00000000" w:rsidDel="00000000" w:rsidP="00000000" w:rsidRDefault="00000000" w:rsidRPr="00000000" w14:paraId="000000BF">
      <w:pPr>
        <w:numPr>
          <w:ilvl w:val="1"/>
          <w:numId w:val="44"/>
        </w:numPr>
        <w:spacing w:after="160" w:lineRule="auto"/>
        <w:ind w:left="1440" w:hanging="360"/>
        <w:rPr>
          <w:rFonts w:ascii="Arial" w:cs="Arial" w:eastAsia="Arial" w:hAnsi="Arial"/>
        </w:rPr>
      </w:pPr>
      <w:commentRangeStart w:id="37"/>
      <w:r w:rsidDel="00000000" w:rsidR="00000000" w:rsidRPr="00000000">
        <w:rPr>
          <w:rtl w:val="0"/>
        </w:rPr>
        <w:t xml:space="preserve">Initiate an open source review process</w:t>
      </w:r>
      <w:commentRangeEnd w:id="37"/>
      <w:r w:rsidDel="00000000" w:rsidR="00000000" w:rsidRPr="00000000">
        <w:commentReference w:id="37"/>
      </w:r>
      <w:r w:rsidDel="00000000" w:rsidR="00000000" w:rsidRPr="00000000">
        <w:rPr>
          <w:rtl w:val="0"/>
        </w:rPr>
        <w:t xml:space="preserv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0C0">
      <w:pPr>
        <w:numPr>
          <w:ilvl w:val="1"/>
          <w:numId w:val="44"/>
        </w:numPr>
        <w:spacing w:after="160" w:lineRule="auto"/>
        <w:ind w:left="1440" w:hanging="360"/>
        <w:rPr>
          <w:rFonts w:ascii="Arial" w:cs="Arial" w:eastAsia="Arial" w:hAnsi="Arial"/>
        </w:rPr>
      </w:pPr>
      <w:r w:rsidDel="00000000" w:rsidR="00000000" w:rsidRPr="00000000">
        <w:rPr>
          <w:rtl w:val="0"/>
        </w:rPr>
        <w:t xml:space="preserve">Incorporate the component into the product and distribute to customers to see if they notice any improvement</w:t>
      </w:r>
    </w:p>
    <w:p w:rsidR="00000000" w:rsidDel="00000000" w:rsidP="00000000" w:rsidRDefault="00000000" w:rsidRPr="00000000" w14:paraId="000000C1">
      <w:pPr>
        <w:numPr>
          <w:ilvl w:val="1"/>
          <w:numId w:val="44"/>
        </w:numPr>
        <w:spacing w:after="160" w:lineRule="auto"/>
        <w:ind w:left="1440" w:hanging="360"/>
        <w:rPr>
          <w:rFonts w:ascii="Arial" w:cs="Arial" w:eastAsia="Arial" w:hAnsi="Arial"/>
        </w:rPr>
      </w:pPr>
      <w:r w:rsidDel="00000000" w:rsidR="00000000" w:rsidRPr="00000000">
        <w:rPr>
          <w:rtl w:val="0"/>
        </w:rPr>
        <w:t xml:space="preserve">Name all of the open source contributors and the number of versions released</w:t>
      </w:r>
      <w:r w:rsidDel="00000000" w:rsidR="00000000" w:rsidRPr="00000000">
        <w:rPr>
          <w:rtl w:val="0"/>
        </w:rPr>
      </w:r>
    </w:p>
    <w:p w:rsidR="00000000" w:rsidDel="00000000" w:rsidP="00000000" w:rsidRDefault="00000000" w:rsidRPr="00000000" w14:paraId="000000C2">
      <w:pPr>
        <w:numPr>
          <w:ilvl w:val="0"/>
          <w:numId w:val="44"/>
        </w:numPr>
        <w:spacing w:after="160" w:lineRule="auto"/>
        <w:ind w:left="720" w:hanging="360"/>
        <w:rPr>
          <w:rFonts w:ascii="Arial" w:cs="Arial" w:eastAsia="Arial" w:hAnsi="Arial"/>
        </w:rPr>
      </w:pPr>
      <w:r w:rsidDel="00000000" w:rsidR="00000000" w:rsidRPr="00000000">
        <w:rPr>
          <w:rtl w:val="0"/>
        </w:rPr>
        <w:t xml:space="preserve">Assessing the quality of information collected and used in an open source review:</w:t>
      </w:r>
    </w:p>
    <w:p w:rsidR="00000000" w:rsidDel="00000000" w:rsidP="00000000" w:rsidRDefault="00000000" w:rsidRPr="00000000" w14:paraId="000000C3">
      <w:pPr>
        <w:numPr>
          <w:ilvl w:val="1"/>
          <w:numId w:val="44"/>
        </w:numPr>
        <w:spacing w:after="160" w:lineRule="auto"/>
        <w:ind w:left="1440" w:hanging="360"/>
        <w:rPr>
          <w:rFonts w:ascii="Arial" w:cs="Arial" w:eastAsia="Arial" w:hAnsi="Arial"/>
        </w:rPr>
      </w:pPr>
      <w:r w:rsidDel="00000000" w:rsidR="00000000" w:rsidRPr="00000000">
        <w:rPr>
          <w:rtl w:val="0"/>
        </w:rPr>
        <w:t xml:space="preserve">I</w:t>
      </w:r>
      <w:r w:rsidDel="00000000" w:rsidR="00000000" w:rsidRPr="00000000">
        <w:rPr>
          <w:rtl w:val="0"/>
        </w:rPr>
        <w:t xml:space="preserve">s a straightforward single-step process which requires checking what license is attached to the package as a whole (if it is found in a license or a README file then the condition is satisfied)</w:t>
      </w:r>
    </w:p>
    <w:p w:rsidR="00000000" w:rsidDel="00000000" w:rsidP="00000000" w:rsidRDefault="00000000" w:rsidRPr="00000000" w14:paraId="000000C4">
      <w:pPr>
        <w:numPr>
          <w:ilvl w:val="1"/>
          <w:numId w:val="44"/>
        </w:numPr>
        <w:spacing w:after="160" w:lineRule="auto"/>
        <w:ind w:left="1440" w:hanging="360"/>
        <w:rPr>
          <w:rFonts w:ascii="Arial" w:cs="Arial" w:eastAsia="Arial" w:hAnsi="Arial"/>
        </w:rPr>
      </w:pPr>
      <w:r w:rsidDel="00000000" w:rsidR="00000000" w:rsidRPr="00000000">
        <w:rPr>
          <w:rtl w:val="0"/>
        </w:rPr>
        <w:t xml:space="preserve">Consists of multiple steps, including checking information for completeness, consistency and accuracy --&gt; </w:t>
      </w:r>
      <w:r w:rsidDel="00000000" w:rsidR="00000000" w:rsidRPr="00000000">
        <w:rPr>
          <w:highlight w:val="yellow"/>
          <w:rtl w:val="0"/>
        </w:rPr>
        <w:t xml:space="preserve">Correct answer</w:t>
      </w:r>
    </w:p>
    <w:p w:rsidR="00000000" w:rsidDel="00000000" w:rsidP="00000000" w:rsidRDefault="00000000" w:rsidRPr="00000000" w14:paraId="000000C5">
      <w:pPr>
        <w:spacing w:after="160"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after="240" w:before="0" w:lineRule="auto"/>
        <w:rPr/>
      </w:pPr>
      <w:bookmarkStart w:colFirst="0" w:colLast="0" w:name="_szdlszva9yt4" w:id="27"/>
      <w:bookmarkEnd w:id="27"/>
      <w:r w:rsidDel="00000000" w:rsidR="00000000" w:rsidRPr="00000000">
        <w:rPr>
          <w:rtl w:val="0"/>
        </w:rPr>
        <w:t xml:space="preserve">Chapter 3. End-to-End Compliance Management (Example Process)</w:t>
      </w:r>
    </w:p>
    <w:p w:rsidR="00000000" w:rsidDel="00000000" w:rsidP="00000000" w:rsidRDefault="00000000" w:rsidRPr="00000000" w14:paraId="000000C7">
      <w:pPr>
        <w:pStyle w:val="Heading2"/>
        <w:spacing w:after="160" w:before="0" w:lineRule="auto"/>
        <w:rPr/>
      </w:pPr>
      <w:bookmarkStart w:colFirst="0" w:colLast="0" w:name="_z337ya" w:id="28"/>
      <w:bookmarkEnd w:id="28"/>
      <w:r w:rsidDel="00000000" w:rsidR="00000000" w:rsidRPr="00000000">
        <w:rPr>
          <w:rtl w:val="0"/>
        </w:rPr>
        <w:t xml:space="preserve">Introduction</w:t>
      </w:r>
    </w:p>
    <w:p w:rsidR="00000000" w:rsidDel="00000000" w:rsidP="00000000" w:rsidRDefault="00000000" w:rsidRPr="00000000" w14:paraId="000000C8">
      <w:pPr>
        <w:pStyle w:val="Heading3"/>
        <w:spacing w:after="160" w:before="0" w:lineRule="auto"/>
        <w:rPr/>
      </w:pPr>
      <w:bookmarkStart w:colFirst="0" w:colLast="0" w:name="_3j2qqm3" w:id="29"/>
      <w:bookmarkEnd w:id="29"/>
      <w:r w:rsidDel="00000000" w:rsidR="00000000" w:rsidRPr="00000000">
        <w:rPr>
          <w:rtl w:val="0"/>
        </w:rPr>
        <w:t xml:space="preserve">Chapter Overview</w:t>
      </w:r>
    </w:p>
    <w:p w:rsidR="00000000" w:rsidDel="00000000" w:rsidP="00000000" w:rsidRDefault="00000000" w:rsidRPr="00000000" w14:paraId="000000C9">
      <w:pPr>
        <w:pBdr>
          <w:left w:color="000000" w:space="0" w:sz="0" w:val="none"/>
          <w:right w:color="000000" w:space="0" w:sz="0" w:val="none"/>
        </w:pBdr>
        <w:spacing w:after="160" w:before="0" w:line="276" w:lineRule="auto"/>
        <w:rPr/>
      </w:pPr>
      <w:r w:rsidDel="00000000" w:rsidR="00000000" w:rsidRPr="00000000">
        <w:rPr>
          <w:rtl w:val="0"/>
        </w:rPr>
        <w:t xml:space="preserve">This chapter explains the processes used to manage open source compliance activities. It is designed to help </w:t>
      </w:r>
      <w:del w:author="Mary Hardy" w:id="85" w:date="2023-03-16T00:58:03Z">
        <w:r w:rsidDel="00000000" w:rsidR="00000000" w:rsidRPr="00000000">
          <w:rPr>
            <w:rtl w:val="0"/>
          </w:rPr>
          <w:delText xml:space="preserve">parties from </w:delText>
        </w:r>
      </w:del>
      <w:r w:rsidDel="00000000" w:rsidR="00000000" w:rsidRPr="00000000">
        <w:rPr>
          <w:rtl w:val="0"/>
        </w:rPr>
        <w:t xml:space="preserve">small, medium, and large </w:t>
      </w:r>
      <w:ins w:author="Mary Hardy" w:id="86" w:date="2023-03-16T00:57:56Z">
        <w:r w:rsidDel="00000000" w:rsidR="00000000" w:rsidRPr="00000000">
          <w:rPr>
            <w:rtl w:val="0"/>
          </w:rPr>
          <w:t xml:space="preserve">organizations</w:t>
        </w:r>
      </w:ins>
      <w:del w:author="Mary Hardy" w:id="86" w:date="2023-03-16T00:57:56Z">
        <w:r w:rsidDel="00000000" w:rsidR="00000000" w:rsidRPr="00000000">
          <w:rPr>
            <w:rtl w:val="0"/>
          </w:rPr>
          <w:delText xml:space="preserve">companies</w:delText>
        </w:r>
      </w:del>
      <w:r w:rsidDel="00000000" w:rsidR="00000000" w:rsidRPr="00000000">
        <w:rPr>
          <w:rtl w:val="0"/>
        </w:rPr>
        <w:t xml:space="preserve"> make informed decisions regarding their compliance programs. </w:t>
      </w:r>
    </w:p>
    <w:p w:rsidR="00000000" w:rsidDel="00000000" w:rsidP="00000000" w:rsidRDefault="00000000" w:rsidRPr="00000000" w14:paraId="000000CA">
      <w:pPr>
        <w:pBdr>
          <w:left w:color="000000" w:space="0" w:sz="0" w:val="none"/>
          <w:right w:color="000000" w:space="0" w:sz="0" w:val="none"/>
        </w:pBdr>
        <w:spacing w:after="480" w:before="0" w:line="276" w:lineRule="auto"/>
        <w:rPr/>
      </w:pPr>
      <w:commentRangeStart w:id="38"/>
      <w:r w:rsidDel="00000000" w:rsidR="00000000" w:rsidRPr="00000000">
        <w:rPr>
          <w:rtl w:val="0"/>
        </w:rPr>
        <w:t xml:space="preserve">The processes complement, and may be impacted by, </w:t>
      </w:r>
      <w:ins w:author="Mary Hardy" w:id="87" w:date="2023-03-16T00:58:22Z">
        <w:r w:rsidDel="00000000" w:rsidR="00000000" w:rsidRPr="00000000">
          <w:rPr>
            <w:rtl w:val="0"/>
          </w:rPr>
          <w:t xml:space="preserve">related</w:t>
        </w:r>
      </w:ins>
      <w:del w:author="Mary Hardy" w:id="87" w:date="2023-03-16T00:58:22Z">
        <w:r w:rsidDel="00000000" w:rsidR="00000000" w:rsidRPr="00000000">
          <w:rPr>
            <w:rtl w:val="0"/>
          </w:rPr>
          <w:delText xml:space="preserve">any relevant</w:delText>
        </w:r>
      </w:del>
      <w:r w:rsidDel="00000000" w:rsidR="00000000" w:rsidRPr="00000000">
        <w:rPr>
          <w:rtl w:val="0"/>
        </w:rPr>
        <w:t xml:space="preserve"> organization policies. For example, a policy may be simply to entirely ban any Affero GPLv3 licensed code for use within any product. Another policy might be to always include all modified source code where required with the product distribution itself, such as on the distribution DVD (this removes the need of some licenses for an offer of source to be made if the source isn’t distributed). </w:t>
      </w:r>
      <w:commentRangeEnd w:id="38"/>
      <w:r w:rsidDel="00000000" w:rsidR="00000000" w:rsidRPr="00000000">
        <w:commentReference w:id="38"/>
      </w:r>
      <w:r w:rsidDel="00000000" w:rsidR="00000000" w:rsidRPr="00000000">
        <w:rPr>
          <w:rtl w:val="0"/>
        </w:rPr>
        <w:t xml:space="preserve">It is also common </w:t>
      </w:r>
      <w:ins w:author="Mary Hardy" w:id="88" w:date="2023-03-16T01:20:26Z">
        <w:r w:rsidDel="00000000" w:rsidR="00000000" w:rsidRPr="00000000">
          <w:rPr>
            <w:rtl w:val="0"/>
          </w:rPr>
          <w:t xml:space="preserve">to have processes for</w:t>
        </w:r>
      </w:ins>
      <w:del w:author="Mary Hardy" w:id="88" w:date="2023-03-16T01:20:26Z">
        <w:r w:rsidDel="00000000" w:rsidR="00000000" w:rsidRPr="00000000">
          <w:rPr>
            <w:rtl w:val="0"/>
          </w:rPr>
          <w:delText xml:space="preserve">that there are policies concerning </w:delText>
        </w:r>
      </w:del>
      <w:r w:rsidDel="00000000" w:rsidR="00000000" w:rsidRPr="00000000">
        <w:rPr>
          <w:rtl w:val="0"/>
        </w:rPr>
        <w:t xml:space="preserve">contributions to open source projects, including creating new projects.</w:t>
      </w:r>
    </w:p>
    <w:p w:rsidR="00000000" w:rsidDel="00000000" w:rsidP="00000000" w:rsidRDefault="00000000" w:rsidRPr="00000000" w14:paraId="000000CB">
      <w:pPr>
        <w:pStyle w:val="Heading3"/>
        <w:spacing w:after="160" w:before="0" w:lineRule="auto"/>
        <w:rPr/>
      </w:pPr>
      <w:bookmarkStart w:colFirst="0" w:colLast="0" w:name="_1y810tw" w:id="30"/>
      <w:bookmarkEnd w:id="30"/>
      <w:r w:rsidDel="00000000" w:rsidR="00000000" w:rsidRPr="00000000">
        <w:rPr>
          <w:rtl w:val="0"/>
        </w:rPr>
        <w:t xml:space="preserve">Learning Objectives</w:t>
      </w:r>
    </w:p>
    <w:p w:rsidR="00000000" w:rsidDel="00000000" w:rsidP="00000000" w:rsidRDefault="00000000" w:rsidRPr="00000000" w14:paraId="000000CC">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0CD">
      <w:pPr>
        <w:numPr>
          <w:ilvl w:val="0"/>
          <w:numId w:val="8"/>
        </w:numPr>
        <w:spacing w:after="80" w:before="0" w:line="276" w:lineRule="auto"/>
        <w:ind w:left="720" w:hanging="360"/>
        <w:rPr>
          <w:rFonts w:ascii="Arial" w:cs="Arial" w:eastAsia="Arial" w:hAnsi="Arial"/>
        </w:rPr>
      </w:pPr>
      <w:r w:rsidDel="00000000" w:rsidR="00000000" w:rsidRPr="00000000">
        <w:rPr>
          <w:rtl w:val="0"/>
        </w:rPr>
        <w:t xml:space="preserve">Understand what steps are involved in end-to-end compliance based on the given example.</w:t>
      </w:r>
    </w:p>
    <w:p w:rsidR="00000000" w:rsidDel="00000000" w:rsidP="00000000" w:rsidRDefault="00000000" w:rsidRPr="00000000" w14:paraId="000000CE">
      <w:pPr>
        <w:numPr>
          <w:ilvl w:val="0"/>
          <w:numId w:val="8"/>
        </w:numPr>
        <w:spacing w:after="480" w:before="0" w:line="276" w:lineRule="auto"/>
        <w:ind w:left="720" w:hanging="360"/>
        <w:rPr>
          <w:rFonts w:ascii="Arial" w:cs="Arial" w:eastAsia="Arial" w:hAnsi="Arial"/>
        </w:rPr>
      </w:pPr>
      <w:commentRangeStart w:id="39"/>
      <w:r w:rsidDel="00000000" w:rsidR="00000000" w:rsidRPr="00000000">
        <w:rPr>
          <w:rtl w:val="0"/>
        </w:rPr>
        <w:t xml:space="preserve">List the bare minimum artifacts to be created and distributed along with the software package to meet obligations.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CF">
      <w:pPr>
        <w:pStyle w:val="Heading2"/>
        <w:spacing w:after="160" w:before="0" w:lineRule="auto"/>
        <w:rPr/>
      </w:pPr>
      <w:bookmarkStart w:colFirst="0" w:colLast="0" w:name="_1ci93xb" w:id="31"/>
      <w:bookmarkEnd w:id="31"/>
      <w:r w:rsidDel="00000000" w:rsidR="00000000" w:rsidRPr="00000000">
        <w:rPr>
          <w:rtl w:val="0"/>
        </w:rPr>
        <w:t xml:space="preserve">Enterprise Process</w:t>
      </w:r>
    </w:p>
    <w:p w:rsidR="00000000" w:rsidDel="00000000" w:rsidP="00000000" w:rsidRDefault="00000000" w:rsidRPr="00000000" w14:paraId="000000D0">
      <w:pPr>
        <w:pStyle w:val="Heading3"/>
        <w:rPr/>
      </w:pPr>
      <w:bookmarkStart w:colFirst="0" w:colLast="0" w:name="_d2806qfardvg" w:id="32"/>
      <w:bookmarkEnd w:id="32"/>
      <w:r w:rsidDel="00000000" w:rsidR="00000000" w:rsidRPr="00000000">
        <w:rPr>
          <w:rtl w:val="0"/>
        </w:rPr>
        <w:t xml:space="preserve">Compliance Management End-to-End Process</w:t>
      </w:r>
    </w:p>
    <w:p w:rsidR="00000000" w:rsidDel="00000000" w:rsidP="00000000" w:rsidRDefault="00000000" w:rsidRPr="00000000" w14:paraId="000000D1">
      <w:pPr>
        <w:spacing w:after="160" w:lineRule="auto"/>
        <w:rPr/>
      </w:pPr>
      <w:r w:rsidDel="00000000" w:rsidR="00000000" w:rsidRPr="00000000">
        <w:rPr>
          <w:rtl w:val="0"/>
        </w:rPr>
        <w:t xml:space="preserve">The image presented below shows the various steps involved in the end-to-end compliance process.</w:t>
      </w:r>
    </w:p>
    <w:p w:rsidR="00000000" w:rsidDel="00000000" w:rsidP="00000000" w:rsidRDefault="00000000" w:rsidRPr="00000000" w14:paraId="000000D2">
      <w:pPr>
        <w:spacing w:after="160" w:lineRule="auto"/>
        <w:rPr/>
      </w:pPr>
      <w:r w:rsidDel="00000000" w:rsidR="00000000" w:rsidRPr="00000000">
        <w:rPr/>
        <w:drawing>
          <wp:inline distB="114300" distT="114300" distL="114300" distR="114300">
            <wp:extent cx="6800850" cy="30607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8008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before="0" w:lineRule="auto"/>
        <w:rPr/>
      </w:pPr>
      <w:r w:rsidDel="00000000" w:rsidR="00000000" w:rsidRPr="00000000">
        <w:rPr>
          <w:rtl w:val="0"/>
        </w:rPr>
        <w:t xml:space="preserve">For</w:t>
      </w:r>
      <w:r w:rsidDel="00000000" w:rsidR="00000000" w:rsidRPr="00000000">
        <w:rPr>
          <w:rtl w:val="0"/>
        </w:rPr>
        <w:t xml:space="preserve"> small and medium-sized companies the end-to-end compliance checklist looks </w:t>
      </w:r>
      <w:r w:rsidDel="00000000" w:rsidR="00000000" w:rsidRPr="00000000">
        <w:rPr>
          <w:rtl w:val="0"/>
        </w:rPr>
        <w:t xml:space="preserve">similar to this</w:t>
      </w:r>
      <w:r w:rsidDel="00000000" w:rsidR="00000000" w:rsidRPr="00000000">
        <w:rPr>
          <w:rtl w:val="0"/>
        </w:rPr>
        <w:t xml:space="preserve"> </w:t>
      </w:r>
      <w:r w:rsidDel="00000000" w:rsidR="00000000" w:rsidRPr="00000000">
        <w:rPr>
          <w:rtl w:val="0"/>
        </w:rPr>
        <w:t xml:space="preserve">simulated example shown below.</w:t>
      </w:r>
    </w:p>
    <w:p w:rsidR="00000000" w:rsidDel="00000000" w:rsidP="00000000" w:rsidRDefault="00000000" w:rsidRPr="00000000" w14:paraId="000000D4">
      <w:pPr>
        <w:spacing w:after="160" w:before="0" w:line="276" w:lineRule="auto"/>
        <w:rPr/>
      </w:pPr>
      <w:r w:rsidDel="00000000" w:rsidR="00000000" w:rsidRPr="00000000">
        <w:rPr>
          <w:rtl w:val="0"/>
        </w:rPr>
        <w:t xml:space="preserve">Ongoing compliance tasks:</w:t>
      </w:r>
    </w:p>
    <w:p w:rsidR="00000000" w:rsidDel="00000000" w:rsidP="00000000" w:rsidRDefault="00000000" w:rsidRPr="00000000" w14:paraId="000000D5">
      <w:pPr>
        <w:numPr>
          <w:ilvl w:val="0"/>
          <w:numId w:val="21"/>
        </w:numPr>
        <w:spacing w:after="0" w:afterAutospacing="0" w:before="0" w:line="276" w:lineRule="auto"/>
        <w:ind w:left="720" w:hanging="360"/>
        <w:rPr>
          <w:u w:val="none"/>
        </w:rPr>
      </w:pPr>
      <w:commentRangeStart w:id="40"/>
      <w:r w:rsidDel="00000000" w:rsidR="00000000" w:rsidRPr="00000000">
        <w:rPr>
          <w:rtl w:val="0"/>
        </w:rPr>
        <w:t xml:space="preserve">Discover</w:t>
      </w:r>
      <w:commentRangeEnd w:id="40"/>
      <w:r w:rsidDel="00000000" w:rsidR="00000000" w:rsidRPr="00000000">
        <w:commentReference w:id="40"/>
      </w:r>
      <w:r w:rsidDel="00000000" w:rsidR="00000000" w:rsidRPr="00000000">
        <w:rPr>
          <w:rtl w:val="0"/>
        </w:rPr>
        <w:t xml:space="preserve"> all open source components early in the procurement/development cycle.</w:t>
      </w:r>
    </w:p>
    <w:p w:rsidR="00000000" w:rsidDel="00000000" w:rsidP="00000000" w:rsidRDefault="00000000" w:rsidRPr="00000000" w14:paraId="000000D6">
      <w:pPr>
        <w:numPr>
          <w:ilvl w:val="0"/>
          <w:numId w:val="21"/>
        </w:numPr>
        <w:spacing w:after="0" w:afterAutospacing="0" w:before="0" w:line="276" w:lineRule="auto"/>
        <w:ind w:left="720" w:hanging="360"/>
        <w:rPr>
          <w:u w:val="none"/>
        </w:rPr>
      </w:pPr>
      <w:r w:rsidDel="00000000" w:rsidR="00000000" w:rsidRPr="00000000">
        <w:rPr>
          <w:rtl w:val="0"/>
        </w:rPr>
        <w:t xml:space="preserve">Review and approve all open source components used.</w:t>
      </w:r>
    </w:p>
    <w:p w:rsidR="00000000" w:rsidDel="00000000" w:rsidP="00000000" w:rsidRDefault="00000000" w:rsidRPr="00000000" w14:paraId="000000D7">
      <w:pPr>
        <w:numPr>
          <w:ilvl w:val="0"/>
          <w:numId w:val="21"/>
        </w:numPr>
        <w:spacing w:after="0" w:afterAutospacing="0" w:before="0" w:line="276" w:lineRule="auto"/>
        <w:ind w:left="720" w:hanging="360"/>
        <w:rPr>
          <w:u w:val="none"/>
        </w:rPr>
      </w:pPr>
      <w:r w:rsidDel="00000000" w:rsidR="00000000" w:rsidRPr="00000000">
        <w:rPr>
          <w:rtl w:val="0"/>
        </w:rPr>
        <w:t xml:space="preserve">Verify the information necessary to satisfy open source obligations.</w:t>
      </w:r>
    </w:p>
    <w:p w:rsidR="00000000" w:rsidDel="00000000" w:rsidP="00000000" w:rsidRDefault="00000000" w:rsidRPr="00000000" w14:paraId="000000D8">
      <w:pPr>
        <w:numPr>
          <w:ilvl w:val="0"/>
          <w:numId w:val="21"/>
        </w:numPr>
        <w:spacing w:after="160" w:before="0" w:line="276" w:lineRule="auto"/>
        <w:ind w:left="720" w:hanging="360"/>
        <w:rPr>
          <w:u w:val="none"/>
        </w:rPr>
      </w:pPr>
      <w:r w:rsidDel="00000000" w:rsidR="00000000" w:rsidRPr="00000000">
        <w:rPr>
          <w:rtl w:val="0"/>
        </w:rPr>
        <w:t xml:space="preserve">Review and approve any outbound contributions to open source projects.</w:t>
      </w:r>
    </w:p>
    <w:p w:rsidR="00000000" w:rsidDel="00000000" w:rsidP="00000000" w:rsidRDefault="00000000" w:rsidRPr="00000000" w14:paraId="000000D9">
      <w:pPr>
        <w:spacing w:after="160" w:before="0" w:line="276" w:lineRule="auto"/>
        <w:rPr/>
      </w:pPr>
      <w:r w:rsidDel="00000000" w:rsidR="00000000" w:rsidRPr="00000000">
        <w:rPr>
          <w:rtl w:val="0"/>
        </w:rPr>
        <w:t xml:space="preserve">Support requirements:</w:t>
      </w:r>
    </w:p>
    <w:p w:rsidR="00000000" w:rsidDel="00000000" w:rsidP="00000000" w:rsidRDefault="00000000" w:rsidRPr="00000000" w14:paraId="000000DA">
      <w:pPr>
        <w:numPr>
          <w:ilvl w:val="0"/>
          <w:numId w:val="9"/>
        </w:numPr>
        <w:spacing w:after="0" w:afterAutospacing="0" w:before="0" w:line="276" w:lineRule="auto"/>
        <w:ind w:left="720" w:hanging="360"/>
        <w:rPr>
          <w:u w:val="none"/>
        </w:rPr>
      </w:pPr>
      <w:r w:rsidDel="00000000" w:rsidR="00000000" w:rsidRPr="00000000">
        <w:rPr>
          <w:rtl w:val="0"/>
        </w:rPr>
        <w:t xml:space="preserve">Ensure adequate compliance staffing and designate clear lines of responsibility. </w:t>
      </w:r>
    </w:p>
    <w:p w:rsidR="00000000" w:rsidDel="00000000" w:rsidP="00000000" w:rsidRDefault="00000000" w:rsidRPr="00000000" w14:paraId="000000DB">
      <w:pPr>
        <w:numPr>
          <w:ilvl w:val="0"/>
          <w:numId w:val="9"/>
        </w:numPr>
        <w:spacing w:after="0" w:afterAutospacing="0" w:before="0" w:line="276" w:lineRule="auto"/>
        <w:ind w:left="720" w:hanging="360"/>
        <w:rPr>
          <w:u w:val="none"/>
        </w:rPr>
      </w:pPr>
      <w:r w:rsidDel="00000000" w:rsidR="00000000" w:rsidRPr="00000000">
        <w:rPr>
          <w:rtl w:val="0"/>
        </w:rPr>
        <w:t xml:space="preserve">Adapt existing business processes to support the open source compliance program.</w:t>
      </w:r>
    </w:p>
    <w:p w:rsidR="00000000" w:rsidDel="00000000" w:rsidP="00000000" w:rsidRDefault="00000000" w:rsidRPr="00000000" w14:paraId="000000DC">
      <w:pPr>
        <w:numPr>
          <w:ilvl w:val="0"/>
          <w:numId w:val="9"/>
        </w:numPr>
        <w:spacing w:after="0" w:afterAutospacing="0" w:before="0" w:line="276" w:lineRule="auto"/>
        <w:ind w:left="720" w:hanging="360"/>
        <w:rPr>
          <w:u w:val="none"/>
        </w:rPr>
      </w:pPr>
      <w:r w:rsidDel="00000000" w:rsidR="00000000" w:rsidRPr="00000000">
        <w:rPr>
          <w:rtl w:val="0"/>
        </w:rPr>
        <w:t xml:space="preserve">Have</w:t>
      </w:r>
      <w:commentRangeStart w:id="41"/>
      <w:r w:rsidDel="00000000" w:rsidR="00000000" w:rsidRPr="00000000">
        <w:rPr>
          <w:rtl w:val="0"/>
        </w:rPr>
        <w:t xml:space="preserve"> training o</w:t>
      </w:r>
      <w:commentRangeEnd w:id="41"/>
      <w:r w:rsidDel="00000000" w:rsidR="00000000" w:rsidRPr="00000000">
        <w:commentReference w:id="41"/>
      </w:r>
      <w:r w:rsidDel="00000000" w:rsidR="00000000" w:rsidRPr="00000000">
        <w:rPr>
          <w:rtl w:val="0"/>
        </w:rPr>
        <w:t xml:space="preserve">n the organization’s open source policy available to everyone.</w:t>
      </w:r>
    </w:p>
    <w:p w:rsidR="00000000" w:rsidDel="00000000" w:rsidP="00000000" w:rsidRDefault="00000000" w:rsidRPr="00000000" w14:paraId="000000DD">
      <w:pPr>
        <w:numPr>
          <w:ilvl w:val="0"/>
          <w:numId w:val="9"/>
        </w:numPr>
        <w:spacing w:after="480" w:before="0" w:line="276" w:lineRule="auto"/>
        <w:ind w:left="720" w:hanging="360"/>
        <w:rPr>
          <w:u w:val="none"/>
        </w:rPr>
      </w:pPr>
      <w:r w:rsidDel="00000000" w:rsidR="00000000" w:rsidRPr="00000000">
        <w:rPr>
          <w:rtl w:val="0"/>
        </w:rPr>
        <w:t xml:space="preserve">Track progress of all open source compliance activities.</w:t>
      </w:r>
    </w:p>
    <w:p w:rsidR="00000000" w:rsidDel="00000000" w:rsidP="00000000" w:rsidRDefault="00000000" w:rsidRPr="00000000" w14:paraId="000000DE">
      <w:pPr>
        <w:pStyle w:val="Heading3"/>
        <w:spacing w:after="160" w:before="0" w:lineRule="auto"/>
        <w:rPr/>
      </w:pPr>
      <w:bookmarkStart w:colFirst="0" w:colLast="0" w:name="_3whwml4" w:id="33"/>
      <w:bookmarkEnd w:id="33"/>
      <w:r w:rsidDel="00000000" w:rsidR="00000000" w:rsidRPr="00000000">
        <w:rPr>
          <w:rtl w:val="0"/>
        </w:rPr>
        <w:t xml:space="preserve">Identification and Audit</w:t>
      </w:r>
    </w:p>
    <w:p w:rsidR="00000000" w:rsidDel="00000000" w:rsidP="00000000" w:rsidRDefault="00000000" w:rsidRPr="00000000" w14:paraId="000000DF">
      <w:pPr>
        <w:spacing w:after="160" w:lineRule="auto"/>
        <w:ind w:left="0" w:firstLine="0"/>
        <w:rPr/>
      </w:pPr>
      <w:r w:rsidDel="00000000" w:rsidR="00000000" w:rsidRPr="00000000">
        <w:rPr>
          <w:rtl w:val="0"/>
        </w:rPr>
        <w:t xml:space="preserve">In our example, the first step is to identify incoming open source components using established audit processes.</w:t>
      </w:r>
    </w:p>
    <w:p w:rsidR="00000000" w:rsidDel="00000000" w:rsidP="00000000" w:rsidRDefault="00000000" w:rsidRPr="00000000" w14:paraId="000000E0">
      <w:pPr>
        <w:spacing w:after="160" w:lineRule="auto"/>
        <w:ind w:left="0" w:firstLine="0"/>
        <w:rPr/>
      </w:pPr>
      <w:r w:rsidDel="00000000" w:rsidR="00000000" w:rsidRPr="00000000">
        <w:rPr/>
        <w:drawing>
          <wp:inline distB="114300" distT="114300" distL="114300" distR="114300">
            <wp:extent cx="6800850" cy="28321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before="0" w:line="276" w:lineRule="auto"/>
        <w:ind w:left="360" w:hanging="360"/>
        <w:rPr>
          <w:color w:val="292934"/>
        </w:rPr>
      </w:pPr>
      <w:r w:rsidDel="00000000" w:rsidR="00000000" w:rsidRPr="00000000">
        <w:rPr>
          <w:b w:val="1"/>
          <w:color w:val="292934"/>
          <w:rtl w:val="0"/>
        </w:rPr>
        <w:t xml:space="preserve">Steps to identify/audit open source components: </w:t>
      </w:r>
      <w:r w:rsidDel="00000000" w:rsidR="00000000" w:rsidRPr="00000000">
        <w:rPr>
          <w:rtl w:val="0"/>
        </w:rPr>
      </w:r>
    </w:p>
    <w:p w:rsidR="00000000" w:rsidDel="00000000" w:rsidP="00000000" w:rsidRDefault="00000000" w:rsidRPr="00000000" w14:paraId="000000E2">
      <w:pPr>
        <w:numPr>
          <w:ilvl w:val="0"/>
          <w:numId w:val="22"/>
        </w:numPr>
        <w:spacing w:after="80" w:before="0" w:line="276" w:lineRule="auto"/>
        <w:ind w:left="720" w:hanging="360"/>
        <w:rPr/>
      </w:pPr>
      <w:r w:rsidDel="00000000" w:rsidR="00000000" w:rsidRPr="00000000">
        <w:rPr>
          <w:rtl w:val="0"/>
        </w:rPr>
        <w:t xml:space="preserve">The development team raises a request to perform identification/audit of the incoming open source components in the project.</w:t>
      </w:r>
    </w:p>
    <w:p w:rsidR="00000000" w:rsidDel="00000000" w:rsidP="00000000" w:rsidRDefault="00000000" w:rsidRPr="00000000" w14:paraId="000000E3">
      <w:pPr>
        <w:numPr>
          <w:ilvl w:val="0"/>
          <w:numId w:val="22"/>
        </w:numPr>
        <w:spacing w:after="80" w:before="0" w:line="276" w:lineRule="auto"/>
        <w:ind w:left="720" w:hanging="360"/>
        <w:rPr/>
      </w:pPr>
      <w:r w:rsidDel="00000000" w:rsidR="00000000" w:rsidRPr="00000000">
        <w:rPr>
          <w:rtl w:val="0"/>
        </w:rPr>
        <w:t xml:space="preserve">From the open source review team, the person trained in scanning activity will scan open source components using previously established processes. This helps to identify details of the open source components in question as well as their applicable license</w:t>
      </w:r>
      <w:ins w:author="Mary Hardy" w:id="89" w:date="2023-03-16T01:28:01Z">
        <w:r w:rsidDel="00000000" w:rsidR="00000000" w:rsidRPr="00000000">
          <w:rPr>
            <w:rtl w:val="0"/>
          </w:rPr>
          <w:t xml:space="preserve">(s)</w:t>
        </w:r>
      </w:ins>
      <w:r w:rsidDel="00000000" w:rsidR="00000000" w:rsidRPr="00000000">
        <w:rPr>
          <w:rtl w:val="0"/>
        </w:rPr>
        <w:t xml:space="preserve">. The source may be scanned using a software scan tool.</w:t>
      </w:r>
    </w:p>
    <w:p w:rsidR="00000000" w:rsidDel="00000000" w:rsidP="00000000" w:rsidRDefault="00000000" w:rsidRPr="00000000" w14:paraId="000000E4">
      <w:pPr>
        <w:numPr>
          <w:ilvl w:val="0"/>
          <w:numId w:val="22"/>
        </w:numPr>
        <w:spacing w:after="80" w:before="0" w:line="276" w:lineRule="auto"/>
        <w:ind w:left="720" w:hanging="360"/>
        <w:rPr/>
      </w:pPr>
      <w:ins w:author="Mary Hardy" w:id="90" w:date="2023-03-16T01:30:47Z">
        <w:commentRangeStart w:id="42"/>
        <w:r w:rsidDel="00000000" w:rsidR="00000000" w:rsidRPr="00000000">
          <w:rPr>
            <w:rtl w:val="0"/>
          </w:rPr>
          <w:t xml:space="preserve">Scan results</w:t>
        </w:r>
      </w:ins>
      <w:del w:author="Mary Hardy" w:id="90" w:date="2023-03-16T01:30:47Z">
        <w:commentRangeEnd w:id="42"/>
        <w:r w:rsidDel="00000000" w:rsidR="00000000" w:rsidRPr="00000000">
          <w:commentReference w:id="42"/>
        </w:r>
        <w:r w:rsidDel="00000000" w:rsidR="00000000" w:rsidRPr="00000000">
          <w:rPr>
            <w:rtl w:val="0"/>
          </w:rPr>
          <w:delText xml:space="preserve">Hits</w:delText>
        </w:r>
      </w:del>
      <w:r w:rsidDel="00000000" w:rsidR="00000000" w:rsidRPr="00000000">
        <w:rPr>
          <w:rtl w:val="0"/>
        </w:rPr>
        <w:t xml:space="preserve"> (understood as a list of complete or partial matches </w:t>
      </w:r>
      <w:ins w:author="Mary Hardy" w:id="91" w:date="2023-03-16T01:28:39Z">
        <w:r w:rsidDel="00000000" w:rsidR="00000000" w:rsidRPr="00000000">
          <w:rPr>
            <w:rtl w:val="0"/>
          </w:rPr>
          <w:t xml:space="preserve">to open source </w:t>
        </w:r>
      </w:ins>
      <w:r w:rsidDel="00000000" w:rsidR="00000000" w:rsidRPr="00000000">
        <w:rPr>
          <w:rtl w:val="0"/>
        </w:rPr>
        <w:t xml:space="preserve">shown by the scan tools</w:t>
      </w:r>
      <w:ins w:author="Mary Hardy" w:id="92" w:date="2023-03-16T01:28:55Z">
        <w:r w:rsidDel="00000000" w:rsidR="00000000" w:rsidRPr="00000000">
          <w:rPr>
            <w:rtl w:val="0"/>
          </w:rPr>
          <w:t xml:space="preserve">, and identification of 3rd party license texts</w:t>
        </w:r>
      </w:ins>
      <w:del w:author="Mary Hardy" w:id="92" w:date="2023-03-16T01:28:55Z">
        <w:r w:rsidDel="00000000" w:rsidR="00000000" w:rsidRPr="00000000">
          <w:rPr>
            <w:rtl w:val="0"/>
          </w:rPr>
          <w:delText xml:space="preserve"> for the scanned source</w:delText>
        </w:r>
      </w:del>
      <w:r w:rsidDel="00000000" w:rsidR="00000000" w:rsidRPr="00000000">
        <w:rPr>
          <w:rtl w:val="0"/>
        </w:rPr>
        <w:t xml:space="preserve">) from the audit or scan are reviewed and verified to ensure the proper origin of the code (the applicable open source component used). </w:t>
      </w:r>
    </w:p>
    <w:p w:rsidR="00000000" w:rsidDel="00000000" w:rsidP="00000000" w:rsidRDefault="00000000" w:rsidRPr="00000000" w14:paraId="000000E5">
      <w:pPr>
        <w:numPr>
          <w:ilvl w:val="0"/>
          <w:numId w:val="22"/>
        </w:numPr>
        <w:spacing w:after="80" w:before="0" w:line="276" w:lineRule="auto"/>
        <w:ind w:left="720" w:hanging="360"/>
        <w:rPr/>
      </w:pPr>
      <w:r w:rsidDel="00000000" w:rsidR="00000000" w:rsidRPr="00000000">
        <w:rPr>
          <w:rtl w:val="0"/>
        </w:rPr>
        <w:t xml:space="preserve">Audits or scans are performed iteratively based on the software development and release lifecycles.</w:t>
      </w:r>
    </w:p>
    <w:p w:rsidR="00000000" w:rsidDel="00000000" w:rsidP="00000000" w:rsidRDefault="00000000" w:rsidRPr="00000000" w14:paraId="000000E6">
      <w:pPr>
        <w:numPr>
          <w:ilvl w:val="0"/>
          <w:numId w:val="22"/>
        </w:numPr>
        <w:spacing w:after="80" w:before="0" w:line="276" w:lineRule="auto"/>
        <w:ind w:left="720" w:hanging="360"/>
        <w:rPr/>
      </w:pPr>
      <w:commentRangeStart w:id="43"/>
      <w:r w:rsidDel="00000000" w:rsidR="00000000" w:rsidRPr="00000000">
        <w:rPr>
          <w:rtl w:val="0"/>
        </w:rPr>
        <w:t xml:space="preserve">An individual responsible for scanning should also perform the d</w:t>
      </w:r>
      <w:r w:rsidDel="00000000" w:rsidR="00000000" w:rsidRPr="00000000">
        <w:rPr>
          <w:rtl w:val="0"/>
        </w:rPr>
        <w:t xml:space="preserve">ue diligence of third-</w:t>
      </w:r>
      <w:r w:rsidDel="00000000" w:rsidR="00000000" w:rsidRPr="00000000">
        <w:rPr>
          <w:rtl w:val="0"/>
        </w:rPr>
        <w:t xml:space="preserve">party software</w:t>
      </w:r>
      <w:r w:rsidDel="00000000" w:rsidR="00000000" w:rsidRPr="00000000">
        <w:rPr>
          <w:rtl w:val="0"/>
        </w:rPr>
        <w:t xml:space="preserve"> and verify the list of open source components shipped within the software.</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80" w:before="0" w:line="276" w:lineRule="auto"/>
        <w:ind w:left="1440" w:right="0" w:hanging="360"/>
        <w:jc w:val="left"/>
        <w:rPr>
          <w:rFonts w:ascii="Arial" w:cs="Arial" w:eastAsia="Arial" w:hAnsi="Arial"/>
          <w:i w:val="0"/>
          <w:smallCaps w:val="0"/>
          <w:strike w:val="0"/>
          <w:shd w:fill="auto" w:val="clear"/>
          <w:vertAlign w:val="baseline"/>
        </w:rPr>
      </w:pPr>
      <w:commentRangeStart w:id="44"/>
      <w:r w:rsidDel="00000000" w:rsidR="00000000" w:rsidRPr="00000000">
        <w:rPr>
          <w:i w:val="0"/>
          <w:smallCaps w:val="0"/>
          <w:strike w:val="0"/>
          <w:u w:val="none"/>
          <w:shd w:fill="auto" w:val="clear"/>
          <w:vertAlign w:val="baseline"/>
          <w:rtl w:val="0"/>
        </w:rPr>
        <w:t xml:space="preserve">The above verification can be completed by referring to the Software Bill of Materials documentation (</w:t>
      </w:r>
      <w:r w:rsidDel="00000000" w:rsidR="00000000" w:rsidRPr="00000000">
        <w:rPr>
          <w:i w:val="0"/>
          <w:smallCaps w:val="0"/>
          <w:strike w:val="0"/>
          <w:u w:val="none"/>
          <w:shd w:fill="auto" w:val="clear"/>
          <w:vertAlign w:val="baseline"/>
          <w:rtl w:val="0"/>
        </w:rPr>
        <w:t xml:space="preserve">SB</w:t>
      </w:r>
      <w:r w:rsidDel="00000000" w:rsidR="00000000" w:rsidRPr="00000000">
        <w:rPr>
          <w:rtl w:val="0"/>
        </w:rPr>
        <w:t xml:space="preserve">O</w:t>
      </w:r>
      <w:r w:rsidDel="00000000" w:rsidR="00000000" w:rsidRPr="00000000">
        <w:rPr>
          <w:i w:val="0"/>
          <w:smallCaps w:val="0"/>
          <w:strike w:val="0"/>
          <w:u w:val="none"/>
          <w:shd w:fill="auto" w:val="clear"/>
          <w:vertAlign w:val="baseline"/>
          <w:rtl w:val="0"/>
        </w:rPr>
        <w:t xml:space="preserve">M</w:t>
      </w:r>
      <w:r w:rsidDel="00000000" w:rsidR="00000000" w:rsidRPr="00000000">
        <w:rPr>
          <w:i w:val="0"/>
          <w:smallCaps w:val="0"/>
          <w:strike w:val="0"/>
          <w:u w:val="none"/>
          <w:shd w:fill="auto" w:val="clear"/>
          <w:vertAlign w:val="baseline"/>
          <w:rtl w:val="0"/>
        </w:rPr>
        <w:t xml:space="preserve">s) which should have been shared along with the </w:t>
      </w:r>
      <w:r w:rsidDel="00000000" w:rsidR="00000000" w:rsidRPr="00000000">
        <w:rPr>
          <w:rtl w:val="0"/>
        </w:rPr>
        <w:t xml:space="preserve">third-</w:t>
      </w:r>
      <w:r w:rsidDel="00000000" w:rsidR="00000000" w:rsidRPr="00000000">
        <w:rPr>
          <w:i w:val="0"/>
          <w:smallCaps w:val="0"/>
          <w:strike w:val="0"/>
          <w:u w:val="none"/>
          <w:shd w:fill="auto" w:val="clear"/>
          <w:vertAlign w:val="baseline"/>
          <w:rtl w:val="0"/>
        </w:rPr>
        <w:t xml:space="preserve">party software or otherwise made available.</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80" w:before="0" w:line="276" w:lineRule="auto"/>
        <w:ind w:left="1440" w:right="0" w:hanging="360"/>
        <w:jc w:val="left"/>
        <w:rPr>
          <w:rFonts w:ascii="Arial" w:cs="Arial" w:eastAsia="Arial" w:hAnsi="Arial"/>
          <w:i w:val="0"/>
          <w:smallCaps w:val="0"/>
          <w:strike w:val="0"/>
          <w:shd w:fill="auto" w:val="clear"/>
          <w:vertAlign w:val="baseline"/>
        </w:rPr>
      </w:pPr>
      <w:ins w:author="Mary Hardy" w:id="93" w:date="2023-03-16T01:37:37Z">
        <w:r w:rsidDel="00000000" w:rsidR="00000000" w:rsidRPr="00000000">
          <w:rPr>
            <w:rtl w:val="0"/>
          </w:rPr>
          <w:t xml:space="preserve">Confirm whether</w:t>
        </w:r>
      </w:ins>
      <w:del w:author="Mary Hardy" w:id="93" w:date="2023-03-16T01:37:37Z">
        <w:r w:rsidDel="00000000" w:rsidR="00000000" w:rsidRPr="00000000">
          <w:rPr>
            <w:rtl w:val="0"/>
          </w:rPr>
          <w:delText xml:space="preserve">Also, it is worth considering if</w:delText>
        </w:r>
      </w:del>
      <w:r w:rsidDel="00000000" w:rsidR="00000000" w:rsidRPr="00000000">
        <w:rPr>
          <w:rtl w:val="0"/>
        </w:rPr>
        <w:t xml:space="preserve"> </w:t>
      </w:r>
      <w:r w:rsidDel="00000000" w:rsidR="00000000" w:rsidRPr="00000000">
        <w:rPr>
          <w:i w:val="0"/>
          <w:smallCaps w:val="0"/>
          <w:strike w:val="0"/>
          <w:u w:val="none"/>
          <w:shd w:fill="auto" w:val="clear"/>
          <w:vertAlign w:val="baseline"/>
          <w:rtl w:val="0"/>
        </w:rPr>
        <w:t xml:space="preserve">the incoming </w:t>
      </w:r>
      <w:r w:rsidDel="00000000" w:rsidR="00000000" w:rsidRPr="00000000">
        <w:rPr>
          <w:rtl w:val="0"/>
        </w:rPr>
        <w:t xml:space="preserve">o</w:t>
      </w:r>
      <w:r w:rsidDel="00000000" w:rsidR="00000000" w:rsidRPr="00000000">
        <w:rPr>
          <w:i w:val="0"/>
          <w:smallCaps w:val="0"/>
          <w:strike w:val="0"/>
          <w:u w:val="none"/>
          <w:shd w:fill="auto" w:val="clear"/>
          <w:vertAlign w:val="baseline"/>
          <w:rtl w:val="0"/>
        </w:rPr>
        <w:t xml:space="preserve">pen source licenses are </w:t>
      </w:r>
      <w:ins w:author="Mary Hardy" w:id="94" w:date="2023-03-16T01:37:53Z">
        <w:r w:rsidDel="00000000" w:rsidR="00000000" w:rsidRPr="00000000">
          <w:rPr>
            <w:i w:val="0"/>
            <w:smallCaps w:val="0"/>
            <w:strike w:val="0"/>
            <w:u w:val="none"/>
            <w:shd w:fill="auto" w:val="clear"/>
            <w:vertAlign w:val="baseline"/>
            <w:rtl w:val="0"/>
          </w:rPr>
          <w:t xml:space="preserve">in compliance with</w:t>
        </w:r>
      </w:ins>
      <w:del w:author="Mary Hardy" w:id="94" w:date="2023-03-16T01:37:53Z">
        <w:r w:rsidDel="00000000" w:rsidR="00000000" w:rsidRPr="00000000">
          <w:rPr>
            <w:i w:val="0"/>
            <w:smallCaps w:val="0"/>
            <w:strike w:val="0"/>
            <w:u w:val="none"/>
            <w:shd w:fill="auto" w:val="clear"/>
            <w:vertAlign w:val="baseline"/>
            <w:rtl w:val="0"/>
          </w:rPr>
          <w:delText xml:space="preserve">present</w:delText>
        </w:r>
        <w:r w:rsidDel="00000000" w:rsidR="00000000" w:rsidRPr="00000000">
          <w:rPr>
            <w:i w:val="0"/>
            <w:smallCaps w:val="0"/>
            <w:strike w:val="0"/>
            <w:u w:val="none"/>
            <w:shd w:fill="auto" w:val="clear"/>
            <w:vertAlign w:val="baseline"/>
            <w:rtl w:val="0"/>
          </w:rPr>
          <w:delText xml:space="preserve"> within</w:delText>
        </w:r>
      </w:del>
      <w:r w:rsidDel="00000000" w:rsidR="00000000" w:rsidRPr="00000000">
        <w:rPr>
          <w:i w:val="0"/>
          <w:smallCaps w:val="0"/>
          <w:strike w:val="0"/>
          <w:u w:val="none"/>
          <w:shd w:fill="auto" w:val="clear"/>
          <w:vertAlign w:val="baseline"/>
          <w:rtl w:val="0"/>
        </w:rPr>
        <w:t xml:space="preserve"> the receiving organization</w:t>
      </w:r>
      <w:ins w:author="Mary Hardy" w:id="95" w:date="2023-03-16T01:38:11Z">
        <w:r w:rsidDel="00000000" w:rsidR="00000000" w:rsidRPr="00000000">
          <w:rPr>
            <w:i w:val="0"/>
            <w:smallCaps w:val="0"/>
            <w:strike w:val="0"/>
            <w:u w:val="none"/>
            <w:shd w:fill="auto" w:val="clear"/>
            <w:vertAlign w:val="baseline"/>
            <w:rtl w:val="0"/>
          </w:rPr>
          <w:t xml:space="preserve">’s</w:t>
        </w:r>
      </w:ins>
      <w:r w:rsidDel="00000000" w:rsidR="00000000" w:rsidRPr="00000000">
        <w:rPr>
          <w:i w:val="0"/>
          <w:smallCaps w:val="0"/>
          <w:strike w:val="0"/>
          <w:u w:val="none"/>
          <w:shd w:fill="auto" w:val="clear"/>
          <w:vertAlign w:val="baseline"/>
          <w:rtl w:val="0"/>
        </w:rPr>
        <w:t xml:space="preserve"> </w:t>
      </w:r>
      <w:ins w:author="Mary Hardy" w:id="96" w:date="2023-03-16T01:38:29Z">
        <w:r w:rsidDel="00000000" w:rsidR="00000000" w:rsidRPr="00000000">
          <w:rPr>
            <w:i w:val="0"/>
            <w:smallCaps w:val="0"/>
            <w:strike w:val="0"/>
            <w:u w:val="none"/>
            <w:shd w:fill="auto" w:val="clear"/>
            <w:vertAlign w:val="baseline"/>
            <w:rtl w:val="0"/>
          </w:rPr>
          <w:t xml:space="preserve">open source </w:t>
        </w:r>
      </w:ins>
      <w:r w:rsidDel="00000000" w:rsidR="00000000" w:rsidRPr="00000000">
        <w:rPr>
          <w:i w:val="0"/>
          <w:smallCaps w:val="0"/>
          <w:strike w:val="0"/>
          <w:u w:val="none"/>
          <w:shd w:fill="auto" w:val="clear"/>
          <w:vertAlign w:val="baseline"/>
          <w:rtl w:val="0"/>
        </w:rPr>
        <w:t xml:space="preserve">policy</w:t>
      </w:r>
      <w:del w:author="Mary Hardy" w:id="97" w:date="2023-03-16T01:38:24Z">
        <w:r w:rsidDel="00000000" w:rsidR="00000000" w:rsidRPr="00000000">
          <w:rPr>
            <w:i w:val="0"/>
            <w:smallCaps w:val="0"/>
            <w:strike w:val="0"/>
            <w:u w:val="none"/>
            <w:shd w:fill="auto" w:val="clear"/>
            <w:vertAlign w:val="baseline"/>
            <w:rtl w:val="0"/>
          </w:rPr>
          <w:delText xml:space="preserve"> of use</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9">
      <w:pPr>
        <w:numPr>
          <w:ilvl w:val="0"/>
          <w:numId w:val="22"/>
        </w:numPr>
        <w:spacing w:after="160" w:before="0" w:line="276" w:lineRule="auto"/>
        <w:ind w:left="720" w:hanging="360"/>
        <w:rPr/>
      </w:pPr>
      <w:r w:rsidDel="00000000" w:rsidR="00000000" w:rsidRPr="00000000">
        <w:rPr>
          <w:rtl w:val="0"/>
        </w:rPr>
        <w:t xml:space="preserve">If</w:t>
      </w:r>
      <w:del w:author="Mary Hardy" w:id="98" w:date="2023-03-16T01:39:00Z">
        <w:commentRangeStart w:id="45"/>
        <w:r w:rsidDel="00000000" w:rsidR="00000000" w:rsidRPr="00000000">
          <w:rPr>
            <w:rtl w:val="0"/>
          </w:rPr>
          <w:delText xml:space="preserve"> new</w:delText>
        </w:r>
      </w:del>
      <w:commentRangeEnd w:id="45"/>
      <w:r w:rsidDel="00000000" w:rsidR="00000000" w:rsidRPr="00000000">
        <w:commentReference w:id="45"/>
      </w:r>
      <w:r w:rsidDel="00000000" w:rsidR="00000000" w:rsidRPr="00000000">
        <w:rPr>
          <w:rtl w:val="0"/>
        </w:rPr>
        <w:t xml:space="preserve"> open source components in the third-</w:t>
      </w:r>
      <w:r w:rsidDel="00000000" w:rsidR="00000000" w:rsidRPr="00000000">
        <w:rPr>
          <w:rtl w:val="0"/>
        </w:rPr>
        <w:t xml:space="preserve">party software are not mentioned in the SBOM, then a manual identification of new components should be performed and added to the </w:t>
      </w:r>
      <w:del w:author="Mary Hardy" w:id="99" w:date="2023-03-16T01:39:37Z">
        <w:commentRangeStart w:id="46"/>
        <w:r w:rsidDel="00000000" w:rsidR="00000000" w:rsidRPr="00000000">
          <w:rPr>
            <w:rtl w:val="0"/>
          </w:rPr>
          <w:delText xml:space="preserve">repository and the </w:delText>
        </w:r>
      </w:del>
      <w:commentRangeEnd w:id="46"/>
      <w:r w:rsidDel="00000000" w:rsidR="00000000" w:rsidRPr="00000000">
        <w:commentReference w:id="46"/>
      </w:r>
      <w:r w:rsidDel="00000000" w:rsidR="00000000" w:rsidRPr="00000000">
        <w:rPr>
          <w:rtl w:val="0"/>
        </w:rPr>
        <w:t xml:space="preserve">SBOM.</w:t>
      </w: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Outcome:</w:t>
      </w:r>
    </w:p>
    <w:p w:rsidR="00000000" w:rsidDel="00000000" w:rsidP="00000000" w:rsidRDefault="00000000" w:rsidRPr="00000000" w14:paraId="000000EB">
      <w:pPr>
        <w:numPr>
          <w:ilvl w:val="0"/>
          <w:numId w:val="10"/>
        </w:numPr>
        <w:spacing w:after="80" w:before="0" w:line="276" w:lineRule="auto"/>
        <w:ind w:left="720" w:hanging="360"/>
        <w:rPr/>
      </w:pPr>
      <w:r w:rsidDel="00000000" w:rsidR="00000000" w:rsidRPr="00000000">
        <w:rPr>
          <w:rtl w:val="0"/>
        </w:rPr>
        <w:t xml:space="preserve">An audit report identifying the origins and licenses of the </w:t>
      </w:r>
      <w:ins w:author="Mary Hardy" w:id="100" w:date="2023-03-16T01:39:57Z">
        <w:r w:rsidDel="00000000" w:rsidR="00000000" w:rsidRPr="00000000">
          <w:rPr>
            <w:rtl w:val="0"/>
          </w:rPr>
          <w:t xml:space="preserve">open </w:t>
        </w:r>
      </w:ins>
      <w:r w:rsidDel="00000000" w:rsidR="00000000" w:rsidRPr="00000000">
        <w:rPr>
          <w:rtl w:val="0"/>
        </w:rPr>
        <w:t xml:space="preserve">source code as well as </w:t>
      </w:r>
      <w:ins w:author="Mary Hardy" w:id="101" w:date="2023-03-16T01:40:02Z">
        <w:r w:rsidDel="00000000" w:rsidR="00000000" w:rsidRPr="00000000">
          <w:rPr>
            <w:rtl w:val="0"/>
          </w:rPr>
          <w:t xml:space="preserve">any </w:t>
        </w:r>
      </w:ins>
      <w:r w:rsidDel="00000000" w:rsidR="00000000" w:rsidRPr="00000000">
        <w:rPr>
          <w:rtl w:val="0"/>
        </w:rPr>
        <w:t xml:space="preserve">issues that need to be addressed.</w:t>
      </w:r>
    </w:p>
    <w:p w:rsidR="00000000" w:rsidDel="00000000" w:rsidP="00000000" w:rsidRDefault="00000000" w:rsidRPr="00000000" w14:paraId="000000EC">
      <w:pPr>
        <w:numPr>
          <w:ilvl w:val="0"/>
          <w:numId w:val="42"/>
        </w:numPr>
        <w:spacing w:after="480" w:before="0" w:line="276" w:lineRule="auto"/>
        <w:ind w:left="720" w:hanging="360"/>
        <w:rPr>
          <w:color w:val="292934"/>
        </w:rPr>
      </w:pPr>
      <w:r w:rsidDel="00000000" w:rsidR="00000000" w:rsidRPr="00000000">
        <w:rPr>
          <w:rtl w:val="0"/>
        </w:rPr>
        <w:t xml:space="preserve">A compliance record (created or updated) for the open source</w:t>
      </w:r>
      <w:r w:rsidDel="00000000" w:rsidR="00000000" w:rsidRPr="00000000">
        <w:rPr>
          <w:color w:val="292934"/>
          <w:rtl w:val="0"/>
        </w:rPr>
        <w:t xml:space="preserve"> software.</w:t>
      </w:r>
      <w:r w:rsidDel="00000000" w:rsidR="00000000" w:rsidRPr="00000000">
        <w:rPr>
          <w:rtl w:val="0"/>
        </w:rPr>
      </w:r>
    </w:p>
    <w:p w:rsidR="00000000" w:rsidDel="00000000" w:rsidP="00000000" w:rsidRDefault="00000000" w:rsidRPr="00000000" w14:paraId="000000ED">
      <w:pPr>
        <w:spacing w:after="160" w:before="0" w:line="276" w:lineRule="auto"/>
        <w:ind w:left="360" w:hanging="360"/>
        <w:rPr>
          <w:sz w:val="24"/>
          <w:szCs w:val="24"/>
          <w:highlight w:val="green"/>
        </w:rPr>
      </w:pPr>
      <w:r w:rsidDel="00000000" w:rsidR="00000000" w:rsidRPr="00000000">
        <w:rPr>
          <w:rtl w:val="0"/>
        </w:rPr>
      </w:r>
    </w:p>
    <w:p w:rsidR="00000000" w:rsidDel="00000000" w:rsidP="00000000" w:rsidRDefault="00000000" w:rsidRPr="00000000" w14:paraId="000000EE">
      <w:pPr>
        <w:pStyle w:val="Heading3"/>
        <w:spacing w:after="160" w:before="0" w:lineRule="auto"/>
        <w:rPr/>
      </w:pPr>
      <w:bookmarkStart w:colFirst="0" w:colLast="0" w:name="_qsh70q" w:id="34"/>
      <w:bookmarkEnd w:id="34"/>
      <w:r w:rsidDel="00000000" w:rsidR="00000000" w:rsidRPr="00000000">
        <w:rPr>
          <w:rtl w:val="0"/>
        </w:rPr>
        <w:t xml:space="preserve">Resolving Issues</w:t>
      </w:r>
    </w:p>
    <w:p w:rsidR="00000000" w:rsidDel="00000000" w:rsidP="00000000" w:rsidRDefault="00000000" w:rsidRPr="00000000" w14:paraId="000000EF">
      <w:pPr>
        <w:spacing w:after="160" w:before="0" w:line="276" w:lineRule="auto"/>
        <w:rPr/>
      </w:pPr>
      <w:r w:rsidDel="00000000" w:rsidR="00000000" w:rsidRPr="00000000">
        <w:rPr>
          <w:rtl w:val="0"/>
        </w:rPr>
        <w:t xml:space="preserve">The next step is to resolve issues.</w:t>
      </w:r>
    </w:p>
    <w:p w:rsidR="00000000" w:rsidDel="00000000" w:rsidP="00000000" w:rsidRDefault="00000000" w:rsidRPr="00000000" w14:paraId="000000F0">
      <w:pPr>
        <w:spacing w:after="160" w:before="0" w:line="276" w:lineRule="auto"/>
        <w:rPr/>
      </w:pPr>
      <w:r w:rsidDel="00000000" w:rsidR="00000000" w:rsidRPr="00000000">
        <w:rPr/>
        <w:drawing>
          <wp:inline distB="114300" distT="114300" distL="114300" distR="114300">
            <wp:extent cx="6800850" cy="2832100"/>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before="0" w:line="276" w:lineRule="auto"/>
        <w:ind w:left="360" w:hanging="360"/>
        <w:rPr>
          <w:b w:val="1"/>
        </w:rPr>
      </w:pPr>
      <w:r w:rsidDel="00000000" w:rsidR="00000000" w:rsidRPr="00000000">
        <w:rPr>
          <w:b w:val="1"/>
          <w:rtl w:val="0"/>
        </w:rPr>
        <w:t xml:space="preserve">Steps to resolve all issues identified in the audit: </w:t>
      </w:r>
    </w:p>
    <w:p w:rsidR="00000000" w:rsidDel="00000000" w:rsidP="00000000" w:rsidRDefault="00000000" w:rsidRPr="00000000" w14:paraId="000000F2">
      <w:pPr>
        <w:numPr>
          <w:ilvl w:val="0"/>
          <w:numId w:val="14"/>
        </w:numPr>
        <w:spacing w:after="80" w:before="0" w:line="276" w:lineRule="auto"/>
        <w:ind w:left="720" w:hanging="360"/>
        <w:rPr/>
      </w:pPr>
      <w:r w:rsidDel="00000000" w:rsidR="00000000" w:rsidRPr="00000000">
        <w:rPr>
          <w:rtl w:val="0"/>
        </w:rPr>
        <w:t xml:space="preserve">Provide feedback to the appropriate engineers to resolve issues listed in the audit report that conflict with your open source policy.</w:t>
      </w:r>
    </w:p>
    <w:p w:rsidR="00000000" w:rsidDel="00000000" w:rsidP="00000000" w:rsidRDefault="00000000" w:rsidRPr="00000000" w14:paraId="000000F3">
      <w:pPr>
        <w:numPr>
          <w:ilvl w:val="0"/>
          <w:numId w:val="14"/>
        </w:numPr>
        <w:spacing w:after="160" w:before="0" w:line="276" w:lineRule="auto"/>
        <w:ind w:left="720" w:hanging="360"/>
        <w:rPr/>
      </w:pPr>
      <w:r w:rsidDel="00000000" w:rsidR="00000000" w:rsidRPr="00000000">
        <w:rPr>
          <w:rtl w:val="0"/>
        </w:rPr>
        <w:t xml:space="preserve">The appropriate engineers then conduct open source reviews on the relevant source code (as discussed</w:t>
      </w:r>
      <w:r w:rsidDel="00000000" w:rsidR="00000000" w:rsidRPr="00000000">
        <w:rPr>
          <w:rtl w:val="0"/>
        </w:rPr>
        <w:t xml:space="preserve"> earlier in the course, under the open source review topics</w:t>
      </w:r>
      <w:r w:rsidDel="00000000" w:rsidR="00000000" w:rsidRPr="00000000">
        <w:rPr>
          <w:rtl w:val="0"/>
        </w:rPr>
        <w:t xml:space="preserve">).</w:t>
      </w:r>
    </w:p>
    <w:p w:rsidR="00000000" w:rsidDel="00000000" w:rsidP="00000000" w:rsidRDefault="00000000" w:rsidRPr="00000000" w14:paraId="000000F4">
      <w:pPr>
        <w:spacing w:after="160" w:before="0" w:line="276" w:lineRule="auto"/>
        <w:ind w:left="360" w:hanging="360"/>
        <w:rPr/>
      </w:pPr>
      <w:r w:rsidDel="00000000" w:rsidR="00000000" w:rsidRPr="00000000">
        <w:rPr>
          <w:b w:val="1"/>
          <w:rtl w:val="0"/>
        </w:rPr>
        <w:t xml:space="preserve">Outcome:</w:t>
      </w:r>
      <w:r w:rsidDel="00000000" w:rsidR="00000000" w:rsidRPr="00000000">
        <w:rPr>
          <w:rtl w:val="0"/>
        </w:rPr>
        <w:t xml:space="preserve"> </w:t>
      </w:r>
    </w:p>
    <w:p w:rsidR="00000000" w:rsidDel="00000000" w:rsidP="00000000" w:rsidRDefault="00000000" w:rsidRPr="00000000" w14:paraId="000000F5">
      <w:pPr>
        <w:numPr>
          <w:ilvl w:val="0"/>
          <w:numId w:val="34"/>
        </w:numPr>
        <w:spacing w:after="80" w:before="0" w:line="276" w:lineRule="auto"/>
        <w:ind w:left="720" w:hanging="360"/>
        <w:rPr>
          <w:u w:val="none"/>
        </w:rPr>
      </w:pPr>
      <w:r w:rsidDel="00000000" w:rsidR="00000000" w:rsidRPr="00000000">
        <w:rPr>
          <w:rtl w:val="0"/>
        </w:rPr>
        <w:t xml:space="preserve">A resolution for each of the </w:t>
      </w:r>
      <w:ins w:author="Mary Hardy" w:id="102" w:date="2023-03-16T01:41:20Z">
        <w:commentRangeStart w:id="47"/>
        <w:r w:rsidDel="00000000" w:rsidR="00000000" w:rsidRPr="00000000">
          <w:rPr>
            <w:rtl w:val="0"/>
          </w:rPr>
          <w:t xml:space="preserve">issues</w:t>
        </w:r>
      </w:ins>
      <w:del w:author="Mary Hardy" w:id="102" w:date="2023-03-16T01:41:20Z">
        <w:commentRangeEnd w:id="47"/>
        <w:r w:rsidDel="00000000" w:rsidR="00000000" w:rsidRPr="00000000">
          <w:commentReference w:id="47"/>
        </w:r>
        <w:r w:rsidDel="00000000" w:rsidR="00000000" w:rsidRPr="00000000">
          <w:rPr>
            <w:rtl w:val="0"/>
          </w:rPr>
          <w:delText xml:space="preserve">flagged files</w:delText>
        </w:r>
      </w:del>
      <w:r w:rsidDel="00000000" w:rsidR="00000000" w:rsidRPr="00000000">
        <w:rPr>
          <w:rtl w:val="0"/>
        </w:rPr>
        <w:t xml:space="preserve"> in the report. </w:t>
      </w:r>
    </w:p>
    <w:p w:rsidR="00000000" w:rsidDel="00000000" w:rsidP="00000000" w:rsidRDefault="00000000" w:rsidRPr="00000000" w14:paraId="000000F6">
      <w:pPr>
        <w:numPr>
          <w:ilvl w:val="0"/>
          <w:numId w:val="34"/>
        </w:numPr>
        <w:spacing w:after="480" w:before="0" w:line="276" w:lineRule="auto"/>
        <w:ind w:left="720" w:hanging="360"/>
        <w:rPr>
          <w:u w:val="none"/>
        </w:rPr>
      </w:pPr>
      <w:r w:rsidDel="00000000" w:rsidR="00000000" w:rsidRPr="00000000">
        <w:rPr>
          <w:rtl w:val="0"/>
        </w:rPr>
        <w:t xml:space="preserve">A resolution for any </w:t>
      </w:r>
      <w:del w:author="Mary Hardy" w:id="103" w:date="2023-03-16T01:41:08Z">
        <w:r w:rsidDel="00000000" w:rsidR="00000000" w:rsidRPr="00000000">
          <w:rPr>
            <w:rtl w:val="0"/>
          </w:rPr>
          <w:delText xml:space="preserve">flagged </w:delText>
        </w:r>
      </w:del>
      <w:r w:rsidDel="00000000" w:rsidR="00000000" w:rsidRPr="00000000">
        <w:rPr>
          <w:rtl w:val="0"/>
        </w:rPr>
        <w:t xml:space="preserve">license conflict</w:t>
      </w:r>
      <w:ins w:author="Mary Hardy" w:id="104" w:date="2023-03-16T01:41:12Z">
        <w:r w:rsidDel="00000000" w:rsidR="00000000" w:rsidRPr="00000000">
          <w:rPr>
            <w:rtl w:val="0"/>
          </w:rPr>
          <w:t xml:space="preserve">s</w:t>
        </w:r>
      </w:ins>
      <w:r w:rsidDel="00000000" w:rsidR="00000000" w:rsidRPr="00000000">
        <w:rPr>
          <w:rtl w:val="0"/>
        </w:rPr>
        <w:t xml:space="preserve">.</w:t>
      </w:r>
    </w:p>
    <w:p w:rsidR="00000000" w:rsidDel="00000000" w:rsidP="00000000" w:rsidRDefault="00000000" w:rsidRPr="00000000" w14:paraId="000000F7">
      <w:pPr>
        <w:pStyle w:val="Heading3"/>
        <w:spacing w:after="160" w:before="0" w:lineRule="auto"/>
        <w:rPr/>
      </w:pPr>
      <w:bookmarkStart w:colFirst="0" w:colLast="0" w:name="_1pxezwc" w:id="35"/>
      <w:bookmarkEnd w:id="35"/>
      <w:r w:rsidDel="00000000" w:rsidR="00000000" w:rsidRPr="00000000">
        <w:rPr>
          <w:rtl w:val="0"/>
        </w:rPr>
        <w:t xml:space="preserve">Performing Reviews</w:t>
      </w:r>
    </w:p>
    <w:p w:rsidR="00000000" w:rsidDel="00000000" w:rsidP="00000000" w:rsidRDefault="00000000" w:rsidRPr="00000000" w14:paraId="000000F8">
      <w:pPr>
        <w:spacing w:after="160" w:before="0" w:line="276" w:lineRule="auto"/>
        <w:rPr/>
      </w:pPr>
      <w:r w:rsidDel="00000000" w:rsidR="00000000" w:rsidRPr="00000000">
        <w:rPr>
          <w:rtl w:val="0"/>
        </w:rPr>
        <w:t xml:space="preserve">Next, it is recommended to review the resolved issues. </w:t>
      </w:r>
    </w:p>
    <w:p w:rsidR="00000000" w:rsidDel="00000000" w:rsidP="00000000" w:rsidRDefault="00000000" w:rsidRPr="00000000" w14:paraId="000000F9">
      <w:pPr>
        <w:spacing w:after="160" w:before="0" w:line="276" w:lineRule="auto"/>
        <w:rPr/>
      </w:pPr>
      <w:r w:rsidDel="00000000" w:rsidR="00000000" w:rsidRPr="00000000">
        <w:rPr/>
        <w:drawing>
          <wp:inline distB="114300" distT="114300" distL="114300" distR="114300">
            <wp:extent cx="6800850" cy="2832100"/>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60" w:before="0" w:line="276" w:lineRule="auto"/>
        <w:rPr>
          <w:color w:val="292934"/>
        </w:rPr>
      </w:pPr>
      <w:r w:rsidDel="00000000" w:rsidR="00000000" w:rsidRPr="00000000">
        <w:rPr>
          <w:b w:val="1"/>
          <w:color w:val="292934"/>
          <w:rtl w:val="0"/>
        </w:rPr>
        <w:t xml:space="preserve">Steps to review the resolved issues to confirm they match your open source policy:</w:t>
      </w:r>
      <w:r w:rsidDel="00000000" w:rsidR="00000000" w:rsidRPr="00000000">
        <w:rPr>
          <w:color w:val="292934"/>
          <w:rtl w:val="0"/>
        </w:rPr>
        <w:t xml:space="preserve"> </w:t>
      </w:r>
    </w:p>
    <w:p w:rsidR="00000000" w:rsidDel="00000000" w:rsidP="00000000" w:rsidRDefault="00000000" w:rsidRPr="00000000" w14:paraId="000000FB">
      <w:pPr>
        <w:numPr>
          <w:ilvl w:val="0"/>
          <w:numId w:val="40"/>
        </w:numPr>
        <w:spacing w:after="0" w:afterAutospacing="0" w:before="0" w:line="276" w:lineRule="auto"/>
        <w:ind w:left="720" w:hanging="360"/>
        <w:rPr>
          <w:color w:val="292934"/>
        </w:rPr>
      </w:pPr>
      <w:r w:rsidDel="00000000" w:rsidR="00000000" w:rsidRPr="00000000">
        <w:rPr>
          <w:color w:val="292934"/>
          <w:rtl w:val="0"/>
        </w:rPr>
        <w:t xml:space="preserve">Include appropriate authority levels in review staff.</w:t>
      </w:r>
    </w:p>
    <w:p w:rsidR="00000000" w:rsidDel="00000000" w:rsidP="00000000" w:rsidRDefault="00000000" w:rsidRPr="00000000" w14:paraId="000000FC">
      <w:pPr>
        <w:numPr>
          <w:ilvl w:val="0"/>
          <w:numId w:val="40"/>
        </w:numPr>
        <w:spacing w:after="160" w:before="0" w:line="276" w:lineRule="auto"/>
        <w:ind w:left="720" w:hanging="360"/>
        <w:rPr>
          <w:color w:val="292934"/>
        </w:rPr>
      </w:pPr>
      <w:r w:rsidDel="00000000" w:rsidR="00000000" w:rsidRPr="00000000">
        <w:rPr>
          <w:color w:val="292934"/>
          <w:rtl w:val="0"/>
        </w:rPr>
        <w:t xml:space="preserve">Conduct review with reference to your open source policy.</w:t>
      </w:r>
    </w:p>
    <w:p w:rsidR="00000000" w:rsidDel="00000000" w:rsidP="00000000" w:rsidRDefault="00000000" w:rsidRPr="00000000" w14:paraId="000000FD">
      <w:pPr>
        <w:spacing w:after="160" w:before="0" w:line="276" w:lineRule="auto"/>
        <w:rPr>
          <w:b w:val="1"/>
          <w:color w:val="292934"/>
        </w:rPr>
      </w:pPr>
      <w:r w:rsidDel="00000000" w:rsidR="00000000" w:rsidRPr="00000000">
        <w:rPr>
          <w:b w:val="1"/>
          <w:color w:val="292934"/>
          <w:rtl w:val="0"/>
        </w:rPr>
        <w:t xml:space="preserve">Outcome: </w:t>
      </w:r>
    </w:p>
    <w:p w:rsidR="00000000" w:rsidDel="00000000" w:rsidP="00000000" w:rsidRDefault="00000000" w:rsidRPr="00000000" w14:paraId="000000FE">
      <w:pPr>
        <w:numPr>
          <w:ilvl w:val="0"/>
          <w:numId w:val="15"/>
        </w:numPr>
        <w:spacing w:after="0" w:afterAutospacing="0" w:before="0" w:line="276" w:lineRule="auto"/>
        <w:ind w:left="720" w:hanging="360"/>
        <w:rPr>
          <w:color w:val="292934"/>
        </w:rPr>
      </w:pPr>
      <w:r w:rsidDel="00000000" w:rsidR="00000000" w:rsidRPr="00000000">
        <w:rPr>
          <w:color w:val="292934"/>
          <w:rtl w:val="0"/>
        </w:rPr>
        <w:t xml:space="preserve">Ensure the software in the audit report conforms with </w:t>
      </w:r>
      <w:ins w:author="Mary Hardy" w:id="105" w:date="2023-03-16T01:42:52Z">
        <w:r w:rsidDel="00000000" w:rsidR="00000000" w:rsidRPr="00000000">
          <w:rPr>
            <w:color w:val="292934"/>
            <w:rtl w:val="0"/>
          </w:rPr>
          <w:t xml:space="preserve">the organization’s </w:t>
        </w:r>
      </w:ins>
      <w:r w:rsidDel="00000000" w:rsidR="00000000" w:rsidRPr="00000000">
        <w:rPr>
          <w:color w:val="292934"/>
          <w:rtl w:val="0"/>
        </w:rPr>
        <w:t xml:space="preserve">open source polic</w:t>
      </w:r>
      <w:ins w:author="Mary Hardy" w:id="106" w:date="2023-03-16T01:42:43Z">
        <w:r w:rsidDel="00000000" w:rsidR="00000000" w:rsidRPr="00000000">
          <w:rPr>
            <w:color w:val="292934"/>
            <w:rtl w:val="0"/>
          </w:rPr>
          <w:t xml:space="preserve">y</w:t>
        </w:r>
      </w:ins>
      <w:del w:author="Mary Hardy" w:id="106" w:date="2023-03-16T01:42:43Z">
        <w:r w:rsidDel="00000000" w:rsidR="00000000" w:rsidRPr="00000000">
          <w:rPr>
            <w:color w:val="292934"/>
            <w:rtl w:val="0"/>
          </w:rPr>
          <w:delText xml:space="preserve">ies</w:delText>
        </w:r>
      </w:del>
      <w:r w:rsidDel="00000000" w:rsidR="00000000" w:rsidRPr="00000000">
        <w:rPr>
          <w:color w:val="292934"/>
          <w:rtl w:val="0"/>
        </w:rPr>
        <w:t xml:space="preserve">.</w:t>
      </w:r>
    </w:p>
    <w:p w:rsidR="00000000" w:rsidDel="00000000" w:rsidP="00000000" w:rsidRDefault="00000000" w:rsidRPr="00000000" w14:paraId="000000FF">
      <w:pPr>
        <w:numPr>
          <w:ilvl w:val="0"/>
          <w:numId w:val="15"/>
        </w:numPr>
        <w:spacing w:after="480" w:before="0" w:line="276" w:lineRule="auto"/>
        <w:ind w:left="720" w:hanging="360"/>
        <w:rPr>
          <w:color w:val="292934"/>
        </w:rPr>
      </w:pPr>
      <w:r w:rsidDel="00000000" w:rsidR="00000000" w:rsidRPr="00000000">
        <w:rPr>
          <w:color w:val="292934"/>
          <w:rtl w:val="0"/>
        </w:rPr>
        <w:t xml:space="preserve">Preserve audit report findings and mark resolved issues as ready for the next step (i.e., Approval &amp; Registration).</w:t>
      </w:r>
    </w:p>
    <w:p w:rsidR="00000000" w:rsidDel="00000000" w:rsidP="00000000" w:rsidRDefault="00000000" w:rsidRPr="00000000" w14:paraId="00000100">
      <w:pPr>
        <w:pStyle w:val="Heading3"/>
        <w:spacing w:after="160" w:before="0" w:lineRule="auto"/>
        <w:rPr/>
      </w:pPr>
      <w:bookmarkStart w:colFirst="0" w:colLast="0" w:name="_49x2ik5" w:id="36"/>
      <w:bookmarkEnd w:id="36"/>
      <w:r w:rsidDel="00000000" w:rsidR="00000000" w:rsidRPr="00000000">
        <w:rPr>
          <w:rtl w:val="0"/>
        </w:rPr>
        <w:t xml:space="preserve">Approval</w:t>
      </w:r>
      <w:r w:rsidDel="00000000" w:rsidR="00000000" w:rsidRPr="00000000">
        <w:rPr>
          <w:rtl w:val="0"/>
        </w:rPr>
        <w:t xml:space="preserve"> and Registration</w:t>
      </w:r>
    </w:p>
    <w:p w:rsidR="00000000" w:rsidDel="00000000" w:rsidP="00000000" w:rsidRDefault="00000000" w:rsidRPr="00000000" w14:paraId="00000101">
      <w:pPr>
        <w:spacing w:after="160" w:before="0" w:line="276" w:lineRule="auto"/>
        <w:rPr/>
      </w:pPr>
      <w:r w:rsidDel="00000000" w:rsidR="00000000" w:rsidRPr="00000000">
        <w:rPr>
          <w:rtl w:val="0"/>
        </w:rPr>
        <w:t xml:space="preserve">The following step is called Approval and Registration.</w:t>
      </w:r>
    </w:p>
    <w:p w:rsidR="00000000" w:rsidDel="00000000" w:rsidP="00000000" w:rsidRDefault="00000000" w:rsidRPr="00000000" w14:paraId="00000102">
      <w:pPr>
        <w:spacing w:after="160" w:before="0" w:line="276" w:lineRule="auto"/>
        <w:rPr/>
      </w:pPr>
      <w:r w:rsidDel="00000000" w:rsidR="00000000" w:rsidRPr="00000000">
        <w:rPr/>
        <w:drawing>
          <wp:inline distB="114300" distT="114300" distL="114300" distR="114300">
            <wp:extent cx="6800850" cy="28321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160" w:before="0" w:line="276" w:lineRule="auto"/>
        <w:rPr>
          <w:b w:val="1"/>
        </w:rPr>
      </w:pPr>
      <w:r w:rsidDel="00000000" w:rsidR="00000000" w:rsidRPr="00000000">
        <w:rPr>
          <w:b w:val="1"/>
          <w:rtl w:val="0"/>
        </w:rPr>
        <w:t xml:space="preserve">Steps for approvals and registration:</w:t>
      </w:r>
    </w:p>
    <w:p w:rsidR="00000000" w:rsidDel="00000000" w:rsidP="00000000" w:rsidRDefault="00000000" w:rsidRPr="00000000" w14:paraId="00000104">
      <w:pPr>
        <w:numPr>
          <w:ilvl w:val="0"/>
          <w:numId w:val="45"/>
        </w:numPr>
        <w:spacing w:after="80" w:before="0" w:line="276" w:lineRule="auto"/>
        <w:ind w:left="720" w:hanging="360"/>
        <w:rPr/>
      </w:pPr>
      <w:r w:rsidDel="00000000" w:rsidR="00000000" w:rsidRPr="00000000">
        <w:rPr>
          <w:rtl w:val="0"/>
        </w:rPr>
        <w:t xml:space="preserve">Based on the results of the software audit and review conducted in the previous steps, the software may or may not be approved for use.</w:t>
      </w:r>
    </w:p>
    <w:p w:rsidR="00000000" w:rsidDel="00000000" w:rsidP="00000000" w:rsidRDefault="00000000" w:rsidRPr="00000000" w14:paraId="00000105">
      <w:pPr>
        <w:numPr>
          <w:ilvl w:val="0"/>
          <w:numId w:val="45"/>
        </w:numPr>
        <w:spacing w:after="80" w:before="0" w:line="276" w:lineRule="auto"/>
        <w:ind w:left="720" w:hanging="360"/>
        <w:rPr/>
      </w:pPr>
      <w:r w:rsidDel="00000000" w:rsidR="00000000" w:rsidRPr="00000000">
        <w:rPr>
          <w:rtl w:val="0"/>
        </w:rPr>
        <w:t xml:space="preserve">The approval should specify versions of approved open source components, the approved usage model for the component, and any other applicable obligations under the open source license.</w:t>
      </w:r>
    </w:p>
    <w:p w:rsidR="00000000" w:rsidDel="00000000" w:rsidP="00000000" w:rsidRDefault="00000000" w:rsidRPr="00000000" w14:paraId="00000106">
      <w:pPr>
        <w:numPr>
          <w:ilvl w:val="0"/>
          <w:numId w:val="45"/>
        </w:numPr>
        <w:spacing w:after="200" w:before="0" w:line="276" w:lineRule="auto"/>
        <w:ind w:left="720" w:hanging="360"/>
        <w:rPr/>
      </w:pPr>
      <w:r w:rsidDel="00000000" w:rsidR="00000000" w:rsidRPr="00000000">
        <w:rPr>
          <w:rtl w:val="0"/>
        </w:rPr>
        <w:t xml:space="preserve">Approvals should be made at appropriate authority levels</w:t>
      </w:r>
      <w:ins w:author="Mary Hardy" w:id="107" w:date="2023-03-16T01:43:49Z">
        <w:r w:rsidDel="00000000" w:rsidR="00000000" w:rsidRPr="00000000">
          <w:rPr>
            <w:rtl w:val="0"/>
          </w:rPr>
          <w:t xml:space="preserve">. U</w:t>
        </w:r>
      </w:ins>
      <w:del w:author="Mary Hardy" w:id="107" w:date="2023-03-16T01:43:49Z">
        <w:r w:rsidDel="00000000" w:rsidR="00000000" w:rsidRPr="00000000">
          <w:rPr>
            <w:rtl w:val="0"/>
          </w:rPr>
          <w:delText xml:space="preserve">, u</w:delText>
        </w:r>
      </w:del>
      <w:r w:rsidDel="00000000" w:rsidR="00000000" w:rsidRPr="00000000">
        <w:rPr>
          <w:rtl w:val="0"/>
        </w:rPr>
        <w:t xml:space="preserve">sually the open source review team is involved in the activities, and rarely executive decisions shall be obtained.</w:t>
      </w:r>
    </w:p>
    <w:p w:rsidR="00000000" w:rsidDel="00000000" w:rsidP="00000000" w:rsidRDefault="00000000" w:rsidRPr="00000000" w14:paraId="00000107">
      <w:pPr>
        <w:spacing w:after="160" w:before="0" w:line="276" w:lineRule="auto"/>
        <w:ind w:left="288" w:hanging="288"/>
        <w:rPr>
          <w:b w:val="1"/>
        </w:rPr>
      </w:pPr>
      <w:r w:rsidDel="00000000" w:rsidR="00000000" w:rsidRPr="00000000">
        <w:rPr>
          <w:b w:val="1"/>
          <w:rtl w:val="0"/>
        </w:rPr>
        <w:t xml:space="preserve">Outcome:</w:t>
      </w:r>
    </w:p>
    <w:p w:rsidR="00000000" w:rsidDel="00000000" w:rsidP="00000000" w:rsidRDefault="00000000" w:rsidRPr="00000000" w14:paraId="00000108">
      <w:pPr>
        <w:numPr>
          <w:ilvl w:val="0"/>
          <w:numId w:val="4"/>
        </w:numPr>
        <w:spacing w:after="80" w:before="0" w:line="276" w:lineRule="auto"/>
        <w:ind w:left="720" w:hanging="360"/>
        <w:rPr/>
      </w:pPr>
      <w:r w:rsidDel="00000000" w:rsidR="00000000" w:rsidRPr="00000000">
        <w:rPr>
          <w:rtl w:val="0"/>
        </w:rPr>
        <w:t xml:space="preserve">Once an open source component has been approved for usage in a product, it should be added to the software inventory for that product. </w:t>
      </w:r>
    </w:p>
    <w:p w:rsidR="00000000" w:rsidDel="00000000" w:rsidP="00000000" w:rsidRDefault="00000000" w:rsidRPr="00000000" w14:paraId="00000109">
      <w:pPr>
        <w:numPr>
          <w:ilvl w:val="0"/>
          <w:numId w:val="4"/>
        </w:numPr>
        <w:spacing w:after="80" w:before="0" w:line="276" w:lineRule="auto"/>
        <w:ind w:left="720" w:hanging="360"/>
        <w:rPr/>
      </w:pPr>
      <w:r w:rsidDel="00000000" w:rsidR="00000000" w:rsidRPr="00000000">
        <w:rPr>
          <w:rtl w:val="0"/>
        </w:rPr>
        <w:t xml:space="preserve">The approval and its conditions should be registered in a tracking system. </w:t>
      </w:r>
    </w:p>
    <w:p w:rsidR="00000000" w:rsidDel="00000000" w:rsidP="00000000" w:rsidRDefault="00000000" w:rsidRPr="00000000" w14:paraId="0000010A">
      <w:pPr>
        <w:numPr>
          <w:ilvl w:val="0"/>
          <w:numId w:val="4"/>
        </w:numPr>
        <w:spacing w:after="480" w:before="0" w:line="276" w:lineRule="auto"/>
        <w:ind w:left="720" w:hanging="360"/>
        <w:rPr/>
      </w:pPr>
      <w:r w:rsidDel="00000000" w:rsidR="00000000" w:rsidRPr="00000000">
        <w:rPr>
          <w:rtl w:val="0"/>
        </w:rPr>
        <w:t xml:space="preserve">The tracking system should make it clear that a new approval is needed for a new version of an open source component or if a new usage model is proposed.</w:t>
      </w:r>
      <w:r w:rsidDel="00000000" w:rsidR="00000000" w:rsidRPr="00000000">
        <w:rPr>
          <w:rtl w:val="0"/>
        </w:rPr>
      </w:r>
    </w:p>
    <w:p w:rsidR="00000000" w:rsidDel="00000000" w:rsidP="00000000" w:rsidRDefault="00000000" w:rsidRPr="00000000" w14:paraId="0000010B">
      <w:pPr>
        <w:pStyle w:val="Heading3"/>
        <w:spacing w:after="160" w:before="0" w:lineRule="auto"/>
        <w:rPr/>
      </w:pPr>
      <w:bookmarkStart w:colFirst="0" w:colLast="0" w:name="_147n2zr" w:id="37"/>
      <w:bookmarkEnd w:id="37"/>
      <w:r w:rsidDel="00000000" w:rsidR="00000000" w:rsidRPr="00000000">
        <w:rPr>
          <w:rtl w:val="0"/>
        </w:rPr>
        <w:t xml:space="preserve">Notices</w:t>
      </w:r>
      <w:r w:rsidDel="00000000" w:rsidR="00000000" w:rsidRPr="00000000">
        <w:rPr>
          <w:rtl w:val="0"/>
        </w:rPr>
      </w:r>
    </w:p>
    <w:p w:rsidR="00000000" w:rsidDel="00000000" w:rsidP="00000000" w:rsidRDefault="00000000" w:rsidRPr="00000000" w14:paraId="0000010C">
      <w:pPr>
        <w:spacing w:after="160" w:before="0" w:line="276" w:lineRule="auto"/>
        <w:ind w:left="360" w:hanging="360"/>
        <w:rPr/>
      </w:pPr>
      <w:ins w:author="Mary Hardy" w:id="108" w:date="2023-03-16T01:45:31Z">
        <w:commentRangeStart w:id="48"/>
        <w:r w:rsidDel="00000000" w:rsidR="00000000" w:rsidRPr="00000000">
          <w:rPr>
            <w:rtl w:val="0"/>
          </w:rPr>
          <w:t xml:space="preserve">Notices refers to collecting and providing open source copyright and license information, a very common open source license requirement. </w:t>
        </w:r>
      </w:ins>
      <w:del w:author="Mary Hardy" w:id="108" w:date="2023-03-16T01:45:31Z">
        <w:commentRangeEnd w:id="48"/>
        <w:r w:rsidDel="00000000" w:rsidR="00000000" w:rsidRPr="00000000">
          <w:commentReference w:id="48"/>
        </w:r>
        <w:r w:rsidDel="00000000" w:rsidR="00000000" w:rsidRPr="00000000">
          <w:rPr>
            <w:rtl w:val="0"/>
          </w:rPr>
          <w:delText xml:space="preserve">Below we will discuss the next activity, Notices.</w:delText>
        </w:r>
      </w:del>
      <w:r w:rsidDel="00000000" w:rsidR="00000000" w:rsidRPr="00000000">
        <w:rPr>
          <w:rtl w:val="0"/>
        </w:rPr>
      </w:r>
    </w:p>
    <w:p w:rsidR="00000000" w:rsidDel="00000000" w:rsidP="00000000" w:rsidRDefault="00000000" w:rsidRPr="00000000" w14:paraId="0000010D">
      <w:pPr>
        <w:spacing w:after="160" w:before="0" w:line="276" w:lineRule="auto"/>
        <w:ind w:left="360" w:hanging="360"/>
        <w:rPr>
          <w:color w:val="292934"/>
          <w:sz w:val="24"/>
          <w:szCs w:val="24"/>
        </w:rPr>
      </w:pPr>
      <w:r w:rsidDel="00000000" w:rsidR="00000000" w:rsidRPr="00000000">
        <w:rPr/>
        <w:drawing>
          <wp:inline distB="114300" distT="114300" distL="114300" distR="114300">
            <wp:extent cx="6800850" cy="283210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60" w:before="0" w:line="276" w:lineRule="auto"/>
        <w:ind w:left="360" w:hanging="360"/>
        <w:rPr>
          <w:b w:val="1"/>
        </w:rPr>
      </w:pPr>
      <w:r w:rsidDel="00000000" w:rsidR="00000000" w:rsidRPr="00000000">
        <w:rPr>
          <w:b w:val="1"/>
          <w:color w:val="292934"/>
          <w:rtl w:val="0"/>
        </w:rPr>
        <w:t xml:space="preserve">Steps to prepare notices:</w:t>
      </w:r>
      <w:r w:rsidDel="00000000" w:rsidR="00000000" w:rsidRPr="00000000">
        <w:rPr>
          <w:rtl w:val="0"/>
        </w:rPr>
      </w:r>
    </w:p>
    <w:p w:rsidR="00000000" w:rsidDel="00000000" w:rsidP="00000000" w:rsidRDefault="00000000" w:rsidRPr="00000000" w14:paraId="0000010F">
      <w:pPr>
        <w:numPr>
          <w:ilvl w:val="0"/>
          <w:numId w:val="43"/>
        </w:numPr>
        <w:spacing w:after="0" w:afterAutospacing="0" w:before="0" w:line="276" w:lineRule="auto"/>
        <w:ind w:left="720" w:hanging="360"/>
        <w:rPr>
          <w:color w:val="292934"/>
        </w:rPr>
      </w:pPr>
      <w:r w:rsidDel="00000000" w:rsidR="00000000" w:rsidRPr="00000000">
        <w:rPr>
          <w:color w:val="292934"/>
          <w:rtl w:val="0"/>
        </w:rPr>
        <w:t xml:space="preserve">Prepare appropriate notices for any open source component used in a product release:</w:t>
      </w:r>
    </w:p>
    <w:p w:rsidR="00000000" w:rsidDel="00000000" w:rsidP="00000000" w:rsidRDefault="00000000" w:rsidRPr="00000000" w14:paraId="00000110">
      <w:pPr>
        <w:numPr>
          <w:ilvl w:val="1"/>
          <w:numId w:val="43"/>
        </w:numPr>
        <w:spacing w:after="0" w:afterAutospacing="0" w:before="0" w:line="276" w:lineRule="auto"/>
        <w:ind w:left="1440" w:hanging="360"/>
        <w:rPr>
          <w:color w:val="292934"/>
        </w:rPr>
      </w:pPr>
      <w:r w:rsidDel="00000000" w:rsidR="00000000" w:rsidRPr="00000000">
        <w:rPr>
          <w:color w:val="292934"/>
          <w:rtl w:val="0"/>
        </w:rPr>
        <w:t xml:space="preserve">Acknowledge the use of open source components by providing full copyright and</w:t>
      </w:r>
      <w:ins w:author="Mary Hardy" w:id="109" w:date="2023-03-16T01:49:20Z">
        <w:commentRangeStart w:id="49"/>
        <w:r w:rsidDel="00000000" w:rsidR="00000000" w:rsidRPr="00000000">
          <w:rPr>
            <w:color w:val="292934"/>
            <w:rtl w:val="0"/>
          </w:rPr>
          <w:t xml:space="preserve"> license information</w:t>
        </w:r>
      </w:ins>
      <w:del w:author="Mary Hardy" w:id="109" w:date="2023-03-16T01:49:20Z">
        <w:commentRangeEnd w:id="49"/>
        <w:r w:rsidDel="00000000" w:rsidR="00000000" w:rsidRPr="00000000">
          <w:commentReference w:id="49"/>
        </w:r>
        <w:r w:rsidDel="00000000" w:rsidR="00000000" w:rsidRPr="00000000">
          <w:rPr>
            <w:color w:val="292934"/>
            <w:rtl w:val="0"/>
          </w:rPr>
          <w:delText xml:space="preserve"> attribution notices</w:delText>
        </w:r>
      </w:del>
      <w:r w:rsidDel="00000000" w:rsidR="00000000" w:rsidRPr="00000000">
        <w:rPr>
          <w:color w:val="292934"/>
          <w:rtl w:val="0"/>
        </w:rPr>
        <w:t xml:space="preserve">.</w:t>
      </w:r>
      <w:r w:rsidDel="00000000" w:rsidR="00000000" w:rsidRPr="00000000">
        <w:rPr>
          <w:rtl w:val="0"/>
        </w:rPr>
      </w:r>
    </w:p>
    <w:p w:rsidR="00000000" w:rsidDel="00000000" w:rsidP="00000000" w:rsidRDefault="00000000" w:rsidRPr="00000000" w14:paraId="00000111">
      <w:pPr>
        <w:numPr>
          <w:ilvl w:val="1"/>
          <w:numId w:val="43"/>
        </w:numPr>
        <w:spacing w:after="0" w:afterAutospacing="0" w:before="0" w:line="276" w:lineRule="auto"/>
        <w:ind w:left="1440" w:hanging="360"/>
        <w:rPr>
          <w:color w:val="292934"/>
        </w:rPr>
      </w:pPr>
      <w:ins w:author="Mary Hardy" w:id="110" w:date="2023-03-16T01:51:06Z">
        <w:commentRangeStart w:id="50"/>
        <w:r w:rsidDel="00000000" w:rsidR="00000000" w:rsidRPr="00000000">
          <w:rPr>
            <w:rtl w:val="0"/>
          </w:rPr>
          <w:t xml:space="preserve">Include information</w:t>
        </w:r>
      </w:ins>
      <w:del w:author="Mary Hardy" w:id="110" w:date="2023-03-16T01:51:06Z">
        <w:commentRangeEnd w:id="50"/>
        <w:r w:rsidDel="00000000" w:rsidR="00000000" w:rsidRPr="00000000">
          <w:commentReference w:id="50"/>
        </w:r>
        <w:r w:rsidDel="00000000" w:rsidR="00000000" w:rsidRPr="00000000">
          <w:rPr>
            <w:color w:val="292934"/>
            <w:rtl w:val="0"/>
          </w:rPr>
          <w:delText xml:space="preserve">Inform the end user of the product</w:delText>
        </w:r>
      </w:del>
      <w:r w:rsidDel="00000000" w:rsidR="00000000" w:rsidRPr="00000000">
        <w:rPr>
          <w:color w:val="292934"/>
          <w:rtl w:val="0"/>
        </w:rPr>
        <w:t xml:space="preserve"> on how to </w:t>
      </w:r>
      <w:ins w:author="Mary Hardy" w:id="111" w:date="2023-03-16T01:50:28Z">
        <w:r w:rsidDel="00000000" w:rsidR="00000000" w:rsidRPr="00000000">
          <w:rPr>
            <w:color w:val="292934"/>
            <w:rtl w:val="0"/>
          </w:rPr>
          <w:t xml:space="preserve">request</w:t>
        </w:r>
      </w:ins>
      <w:del w:author="Mary Hardy" w:id="111" w:date="2023-03-16T01:50:28Z">
        <w:r w:rsidDel="00000000" w:rsidR="00000000" w:rsidRPr="00000000">
          <w:rPr>
            <w:color w:val="292934"/>
            <w:rtl w:val="0"/>
          </w:rPr>
          <w:delText xml:space="preserve">obtain</w:delText>
        </w:r>
      </w:del>
      <w:r w:rsidDel="00000000" w:rsidR="00000000" w:rsidRPr="00000000">
        <w:rPr>
          <w:color w:val="292934"/>
          <w:rtl w:val="0"/>
        </w:rPr>
        <w:t xml:space="preserve"> a copy of the open source code (when applicable, such as </w:t>
      </w:r>
      <w:ins w:author="Mary Hardy" w:id="112" w:date="2023-03-16T01:51:50Z">
        <w:r w:rsidDel="00000000" w:rsidR="00000000" w:rsidRPr="00000000">
          <w:rPr>
            <w:color w:val="292934"/>
            <w:rtl w:val="0"/>
          </w:rPr>
          <w:t xml:space="preserve">for</w:t>
        </w:r>
      </w:ins>
      <w:del w:author="Mary Hardy" w:id="112" w:date="2023-03-16T01:51:50Z">
        <w:r w:rsidDel="00000000" w:rsidR="00000000" w:rsidRPr="00000000">
          <w:rPr>
            <w:color w:val="292934"/>
            <w:rtl w:val="0"/>
          </w:rPr>
          <w:delText xml:space="preserve">in the case of</w:delText>
        </w:r>
      </w:del>
      <w:r w:rsidDel="00000000" w:rsidR="00000000" w:rsidRPr="00000000">
        <w:rPr>
          <w:color w:val="292934"/>
          <w:rtl w:val="0"/>
        </w:rPr>
        <w:t xml:space="preserve"> GPL and LGPL</w:t>
      </w:r>
      <w:ins w:author="Mary Hardy" w:id="113" w:date="2023-03-16T01:51:54Z">
        <w:r w:rsidDel="00000000" w:rsidR="00000000" w:rsidRPr="00000000">
          <w:rPr>
            <w:color w:val="292934"/>
            <w:rtl w:val="0"/>
          </w:rPr>
          <w:t xml:space="preserve"> requirements</w:t>
        </w:r>
      </w:ins>
      <w:r w:rsidDel="00000000" w:rsidR="00000000" w:rsidRPr="00000000">
        <w:rPr>
          <w:color w:val="292934"/>
          <w:rtl w:val="0"/>
        </w:rPr>
        <w:t xml:space="preserve">).</w:t>
      </w:r>
      <w:r w:rsidDel="00000000" w:rsidR="00000000" w:rsidRPr="00000000">
        <w:rPr>
          <w:rtl w:val="0"/>
        </w:rPr>
      </w:r>
    </w:p>
    <w:p w:rsidR="00000000" w:rsidDel="00000000" w:rsidP="00000000" w:rsidRDefault="00000000" w:rsidRPr="00000000" w14:paraId="00000112">
      <w:pPr>
        <w:numPr>
          <w:ilvl w:val="1"/>
          <w:numId w:val="43"/>
        </w:numPr>
        <w:pBdr>
          <w:top w:space="0" w:sz="0" w:val="nil"/>
          <w:left w:space="0" w:sz="0" w:val="nil"/>
          <w:bottom w:space="0" w:sz="0" w:val="nil"/>
          <w:right w:space="0" w:sz="0" w:val="nil"/>
          <w:between w:space="0" w:sz="0" w:val="nil"/>
        </w:pBdr>
        <w:spacing w:after="160" w:before="0" w:line="276" w:lineRule="auto"/>
        <w:ind w:left="1440" w:hanging="360"/>
        <w:rPr>
          <w:color w:val="292934"/>
        </w:rPr>
      </w:pPr>
      <w:r w:rsidDel="00000000" w:rsidR="00000000" w:rsidRPr="00000000">
        <w:rPr>
          <w:color w:val="292934"/>
          <w:rtl w:val="0"/>
        </w:rPr>
        <w:t xml:space="preserve">Reproduce the entire text of the license</w:t>
      </w:r>
      <w:ins w:author="Mary Hardy" w:id="114" w:date="2023-03-16T01:52:12Z">
        <w:r w:rsidDel="00000000" w:rsidR="00000000" w:rsidRPr="00000000">
          <w:rPr>
            <w:color w:val="292934"/>
            <w:rtl w:val="0"/>
          </w:rPr>
          <w:t xml:space="preserve">(s)</w:t>
        </w:r>
      </w:ins>
      <w:r w:rsidDel="00000000" w:rsidR="00000000" w:rsidRPr="00000000">
        <w:rPr>
          <w:color w:val="292934"/>
          <w:rtl w:val="0"/>
        </w:rPr>
        <w:t xml:space="preserve"> </w:t>
      </w:r>
      <w:del w:author="Mary Hardy" w:id="115" w:date="2023-03-16T01:52:08Z">
        <w:r w:rsidDel="00000000" w:rsidR="00000000" w:rsidRPr="00000000">
          <w:rPr>
            <w:color w:val="292934"/>
            <w:rtl w:val="0"/>
          </w:rPr>
          <w:delText xml:space="preserve">agreements </w:delText>
        </w:r>
      </w:del>
      <w:r w:rsidDel="00000000" w:rsidR="00000000" w:rsidRPr="00000000">
        <w:rPr>
          <w:color w:val="292934"/>
          <w:rtl w:val="0"/>
        </w:rPr>
        <w:t xml:space="preserve">for the open source code included in the product as needed.</w:t>
      </w:r>
      <w:r w:rsidDel="00000000" w:rsidR="00000000" w:rsidRPr="00000000">
        <w:rPr>
          <w:rtl w:val="0"/>
        </w:rPr>
      </w:r>
    </w:p>
    <w:p w:rsidR="00000000" w:rsidDel="00000000" w:rsidP="00000000" w:rsidRDefault="00000000" w:rsidRPr="00000000" w14:paraId="00000113">
      <w:pPr>
        <w:spacing w:after="160" w:before="0" w:lineRule="auto"/>
        <w:rPr>
          <w:b w:val="1"/>
        </w:rPr>
      </w:pPr>
      <w:r w:rsidDel="00000000" w:rsidR="00000000" w:rsidRPr="00000000">
        <w:rPr>
          <w:b w:val="1"/>
          <w:rtl w:val="0"/>
        </w:rPr>
        <w:t xml:space="preserve">Outcome:</w:t>
      </w:r>
    </w:p>
    <w:p w:rsidR="00000000" w:rsidDel="00000000" w:rsidP="00000000" w:rsidRDefault="00000000" w:rsidRPr="00000000" w14:paraId="00000114">
      <w:pPr>
        <w:numPr>
          <w:ilvl w:val="0"/>
          <w:numId w:val="31"/>
        </w:numPr>
        <w:spacing w:after="480" w:before="0" w:line="276" w:lineRule="auto"/>
        <w:ind w:left="720" w:hanging="360"/>
        <w:rPr/>
      </w:pPr>
      <w:ins w:author="Mary Hardy" w:id="116" w:date="2023-03-16T01:52:56Z">
        <w:r w:rsidDel="00000000" w:rsidR="00000000" w:rsidRPr="00000000">
          <w:rPr>
            <w:b w:val="1"/>
            <w:rtl w:val="0"/>
          </w:rPr>
          <w:t xml:space="preserve">An open source</w:t>
        </w:r>
      </w:ins>
      <w:del w:author="Mary Hardy" w:id="116" w:date="2023-03-16T01:52:56Z">
        <w:r w:rsidDel="00000000" w:rsidR="00000000" w:rsidRPr="00000000">
          <w:rPr>
            <w:rtl w:val="0"/>
          </w:rPr>
          <w:delText xml:space="preserve">The fulfillment </w:delText>
        </w:r>
        <w:r w:rsidDel="00000000" w:rsidR="00000000" w:rsidRPr="00000000">
          <w:rPr>
            <w:rtl w:val="0"/>
          </w:rPr>
          <w:delText xml:space="preserve">of the attribution</w:delText>
        </w:r>
      </w:del>
      <w:r w:rsidDel="00000000" w:rsidR="00000000" w:rsidRPr="00000000">
        <w:rPr>
          <w:rtl w:val="0"/>
        </w:rPr>
        <w:t xml:space="preserve"> notice as part of </w:t>
      </w:r>
      <w:ins w:author="Mary Hardy" w:id="117" w:date="2023-03-16T01:52:41Z">
        <w:r w:rsidDel="00000000" w:rsidR="00000000" w:rsidRPr="00000000">
          <w:rPr>
            <w:rtl w:val="0"/>
          </w:rPr>
          <w:t xml:space="preserve">license </w:t>
        </w:r>
      </w:ins>
      <w:r w:rsidDel="00000000" w:rsidR="00000000" w:rsidRPr="00000000">
        <w:rPr>
          <w:rtl w:val="0"/>
        </w:rPr>
        <w:t xml:space="preserve">obligation fulfillment.</w:t>
      </w:r>
    </w:p>
    <w:p w:rsidR="00000000" w:rsidDel="00000000" w:rsidP="00000000" w:rsidRDefault="00000000" w:rsidRPr="00000000" w14:paraId="00000115">
      <w:pPr>
        <w:pStyle w:val="Heading3"/>
        <w:spacing w:after="160" w:before="0" w:lineRule="auto"/>
        <w:rPr/>
      </w:pPr>
      <w:bookmarkStart w:colFirst="0" w:colLast="0" w:name="_o8hhumors3u7" w:id="38"/>
      <w:bookmarkEnd w:id="38"/>
      <w:r w:rsidDel="00000000" w:rsidR="00000000" w:rsidRPr="00000000">
        <w:br w:type="page"/>
      </w:r>
      <w:r w:rsidDel="00000000" w:rsidR="00000000" w:rsidRPr="00000000">
        <w:rPr>
          <w:rtl w:val="0"/>
        </w:rPr>
        <w:t xml:space="preserve">Verifications</w:t>
      </w:r>
    </w:p>
    <w:p w:rsidR="00000000" w:rsidDel="00000000" w:rsidP="00000000" w:rsidRDefault="00000000" w:rsidRPr="00000000" w14:paraId="00000116">
      <w:pPr>
        <w:spacing w:after="160" w:before="0" w:line="276" w:lineRule="auto"/>
        <w:rPr/>
      </w:pPr>
      <w:r w:rsidDel="00000000" w:rsidR="00000000" w:rsidRPr="00000000">
        <w:rPr>
          <w:rtl w:val="0"/>
        </w:rPr>
        <w:t xml:space="preserve">The next compliance activity is verification.</w:t>
      </w:r>
      <w:r w:rsidDel="00000000" w:rsidR="00000000" w:rsidRPr="00000000">
        <w:rPr>
          <w:rtl w:val="0"/>
        </w:rPr>
      </w:r>
    </w:p>
    <w:p w:rsidR="00000000" w:rsidDel="00000000" w:rsidP="00000000" w:rsidRDefault="00000000" w:rsidRPr="00000000" w14:paraId="00000117">
      <w:pPr>
        <w:spacing w:after="160" w:before="0" w:line="276" w:lineRule="auto"/>
        <w:rPr/>
      </w:pPr>
      <w:r w:rsidDel="00000000" w:rsidR="00000000" w:rsidRPr="00000000">
        <w:rPr/>
        <w:drawing>
          <wp:inline distB="114300" distT="114300" distL="114300" distR="114300">
            <wp:extent cx="6800850" cy="28321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before="0" w:line="276" w:lineRule="auto"/>
        <w:rPr>
          <w:b w:val="1"/>
          <w:color w:val="292934"/>
        </w:rPr>
      </w:pPr>
      <w:r w:rsidDel="00000000" w:rsidR="00000000" w:rsidRPr="00000000">
        <w:rPr>
          <w:b w:val="1"/>
          <w:color w:val="292934"/>
          <w:rtl w:val="0"/>
        </w:rPr>
        <w:t xml:space="preserve">Steps to verify that the software to be distributed has been reviewed and approved: </w:t>
      </w:r>
    </w:p>
    <w:p w:rsidR="00000000" w:rsidDel="00000000" w:rsidP="00000000" w:rsidRDefault="00000000" w:rsidRPr="00000000" w14:paraId="00000119">
      <w:pPr>
        <w:numPr>
          <w:ilvl w:val="0"/>
          <w:numId w:val="25"/>
        </w:numPr>
        <w:spacing w:after="80" w:before="0" w:line="276" w:lineRule="auto"/>
        <w:ind w:left="720" w:hanging="360"/>
        <w:rPr>
          <w:color w:val="292934"/>
        </w:rPr>
      </w:pPr>
      <w:r w:rsidDel="00000000" w:rsidR="00000000" w:rsidRPr="00000000">
        <w:rPr>
          <w:color w:val="292934"/>
          <w:rtl w:val="0"/>
        </w:rPr>
        <w:t xml:space="preserve">Verify that open source packages finalized for distribution have been identified and approved.</w:t>
      </w:r>
    </w:p>
    <w:p w:rsidR="00000000" w:rsidDel="00000000" w:rsidP="00000000" w:rsidRDefault="00000000" w:rsidRPr="00000000" w14:paraId="0000011A">
      <w:pPr>
        <w:numPr>
          <w:ilvl w:val="0"/>
          <w:numId w:val="25"/>
        </w:numPr>
        <w:spacing w:after="80" w:before="0" w:line="276" w:lineRule="auto"/>
        <w:ind w:left="720" w:hanging="360"/>
        <w:rPr>
          <w:color w:val="292934"/>
        </w:rPr>
      </w:pPr>
      <w:r w:rsidDel="00000000" w:rsidR="00000000" w:rsidRPr="00000000">
        <w:rPr>
          <w:color w:val="292934"/>
          <w:rtl w:val="0"/>
        </w:rPr>
        <w:t xml:space="preserve">Verify that the reviewed source code matches the binary equivalents shipping in the product.</w:t>
      </w:r>
    </w:p>
    <w:p w:rsidR="00000000" w:rsidDel="00000000" w:rsidP="00000000" w:rsidRDefault="00000000" w:rsidRPr="00000000" w14:paraId="0000011B">
      <w:pPr>
        <w:numPr>
          <w:ilvl w:val="0"/>
          <w:numId w:val="25"/>
        </w:numPr>
        <w:spacing w:after="80" w:before="0" w:line="276" w:lineRule="auto"/>
        <w:ind w:left="720" w:hanging="360"/>
        <w:rPr>
          <w:color w:val="292934"/>
        </w:rPr>
      </w:pPr>
      <w:r w:rsidDel="00000000" w:rsidR="00000000" w:rsidRPr="00000000">
        <w:rPr>
          <w:color w:val="292934"/>
          <w:rtl w:val="0"/>
        </w:rPr>
        <w:t xml:space="preserve">Verify that </w:t>
      </w:r>
      <w:ins w:author="Mary Hardy" w:id="118" w:date="2023-03-16T01:54:15Z">
        <w:r w:rsidDel="00000000" w:rsidR="00000000" w:rsidRPr="00000000">
          <w:rPr>
            <w:color w:val="292934"/>
            <w:rtl w:val="0"/>
          </w:rPr>
          <w:t xml:space="preserve">instructions on how to</w:t>
        </w:r>
      </w:ins>
      <w:del w:author="Mary Hardy" w:id="118" w:date="2023-03-16T01:54:15Z">
        <w:r w:rsidDel="00000000" w:rsidR="00000000" w:rsidRPr="00000000">
          <w:rPr>
            <w:color w:val="292934"/>
            <w:rtl w:val="0"/>
          </w:rPr>
          <w:delText xml:space="preserve">all appropriate notices have been included to inform end-users of their right to </w:delText>
        </w:r>
      </w:del>
      <w:r w:rsidDel="00000000" w:rsidR="00000000" w:rsidRPr="00000000">
        <w:rPr>
          <w:color w:val="292934"/>
          <w:rtl w:val="0"/>
        </w:rPr>
        <w:t xml:space="preserve">request source code </w:t>
      </w:r>
      <w:ins w:author="Mary Hardy" w:id="119" w:date="2023-03-16T01:54:30Z">
        <w:r w:rsidDel="00000000" w:rsidR="00000000" w:rsidRPr="00000000">
          <w:rPr>
            <w:color w:val="292934"/>
            <w:rtl w:val="0"/>
          </w:rPr>
          <w:t xml:space="preserve">is included when required </w:t>
        </w:r>
      </w:ins>
      <w:ins w:author="Mary Hardy" w:id="120" w:date="2023-03-16T01:54:55Z">
        <w:r w:rsidDel="00000000" w:rsidR="00000000" w:rsidRPr="00000000">
          <w:rPr>
            <w:color w:val="292934"/>
            <w:rtl w:val="0"/>
          </w:rPr>
          <w:t xml:space="preserve">by</w:t>
        </w:r>
      </w:ins>
      <w:del w:author="Mary Hardy" w:id="120" w:date="2023-03-16T01:54:55Z">
        <w:r w:rsidDel="00000000" w:rsidR="00000000" w:rsidRPr="00000000">
          <w:rPr>
            <w:color w:val="292934"/>
            <w:rtl w:val="0"/>
          </w:rPr>
          <w:delText xml:space="preserve">for</w:delText>
        </w:r>
      </w:del>
      <w:r w:rsidDel="00000000" w:rsidR="00000000" w:rsidRPr="00000000">
        <w:rPr>
          <w:color w:val="292934"/>
          <w:rtl w:val="0"/>
        </w:rPr>
        <w:t xml:space="preserve"> identified open source.</w:t>
      </w:r>
    </w:p>
    <w:p w:rsidR="00000000" w:rsidDel="00000000" w:rsidP="00000000" w:rsidRDefault="00000000" w:rsidRPr="00000000" w14:paraId="0000011C">
      <w:pPr>
        <w:numPr>
          <w:ilvl w:val="0"/>
          <w:numId w:val="25"/>
        </w:numPr>
        <w:spacing w:after="160" w:before="0" w:line="276" w:lineRule="auto"/>
        <w:ind w:left="720" w:hanging="360"/>
        <w:rPr>
          <w:color w:val="292934"/>
        </w:rPr>
      </w:pPr>
      <w:r w:rsidDel="00000000" w:rsidR="00000000" w:rsidRPr="00000000">
        <w:rPr>
          <w:color w:val="292934"/>
          <w:rtl w:val="0"/>
        </w:rPr>
        <w:t xml:space="preserve">Verify compliance with other identified obligations.</w:t>
      </w:r>
    </w:p>
    <w:p w:rsidR="00000000" w:rsidDel="00000000" w:rsidP="00000000" w:rsidRDefault="00000000" w:rsidRPr="00000000" w14:paraId="0000011D">
      <w:pPr>
        <w:spacing w:after="160" w:before="0" w:line="276" w:lineRule="auto"/>
        <w:ind w:left="360" w:hanging="360"/>
        <w:rPr>
          <w:b w:val="1"/>
          <w:color w:val="292934"/>
        </w:rPr>
      </w:pPr>
      <w:r w:rsidDel="00000000" w:rsidR="00000000" w:rsidRPr="00000000">
        <w:rPr>
          <w:b w:val="1"/>
          <w:color w:val="292934"/>
          <w:rtl w:val="0"/>
        </w:rPr>
        <w:t xml:space="preserve">Outcome: </w:t>
      </w:r>
    </w:p>
    <w:p w:rsidR="00000000" w:rsidDel="00000000" w:rsidP="00000000" w:rsidRDefault="00000000" w:rsidRPr="00000000" w14:paraId="0000011E">
      <w:pPr>
        <w:numPr>
          <w:ilvl w:val="0"/>
          <w:numId w:val="19"/>
        </w:numPr>
        <w:spacing w:after="80" w:before="0" w:line="276" w:lineRule="auto"/>
        <w:ind w:left="720" w:hanging="360"/>
        <w:rPr>
          <w:color w:val="292934"/>
        </w:rPr>
      </w:pPr>
      <w:r w:rsidDel="00000000" w:rsidR="00000000" w:rsidRPr="00000000">
        <w:rPr>
          <w:color w:val="292934"/>
          <w:rtl w:val="0"/>
        </w:rPr>
        <w:t xml:space="preserve">The distribution package contains only software that has been reviewed and approved.</w:t>
      </w:r>
    </w:p>
    <w:p w:rsidR="00000000" w:rsidDel="00000000" w:rsidP="00000000" w:rsidRDefault="00000000" w:rsidRPr="00000000" w14:paraId="0000011F">
      <w:pPr>
        <w:numPr>
          <w:ilvl w:val="0"/>
          <w:numId w:val="19"/>
        </w:numPr>
        <w:spacing w:after="480" w:before="0" w:line="276" w:lineRule="auto"/>
        <w:ind w:left="720" w:hanging="360"/>
        <w:rPr>
          <w:color w:val="292934"/>
        </w:rPr>
      </w:pPr>
      <w:commentRangeStart w:id="51"/>
      <w:commentRangeEnd w:id="51"/>
      <w:r w:rsidDel="00000000" w:rsidR="00000000" w:rsidRPr="00000000">
        <w:commentReference w:id="51"/>
      </w:r>
      <w:r w:rsidDel="00000000" w:rsidR="00000000" w:rsidRPr="00000000">
        <w:rPr>
          <w:color w:val="292934"/>
          <w:rtl w:val="0"/>
          <w:rPrChange w:author="Mary Hardy" w:id="121" w:date="2023-03-16T01:55:45Z">
            <w:rPr>
              <w:i w:val="1"/>
              <w:color w:val="292934"/>
            </w:rPr>
          </w:rPrChange>
        </w:rPr>
        <w:t xml:space="preserve">Distributed</w:t>
      </w:r>
      <w:r w:rsidDel="00000000" w:rsidR="00000000" w:rsidRPr="00000000">
        <w:rPr>
          <w:i w:val="1"/>
          <w:color w:val="292934"/>
          <w:rtl w:val="0"/>
        </w:rPr>
        <w:t xml:space="preserve"> </w:t>
      </w:r>
      <w:ins w:author="Mary Hardy" w:id="122" w:date="2023-03-16T01:56:31Z">
        <w:r w:rsidDel="00000000" w:rsidR="00000000" w:rsidRPr="00000000">
          <w:rPr>
            <w:i w:val="1"/>
            <w:color w:val="292934"/>
            <w:rtl w:val="0"/>
          </w:rPr>
          <w:t xml:space="preserve">c</w:t>
        </w:r>
      </w:ins>
      <w:del w:author="Mary Hardy" w:id="122" w:date="2023-03-16T01:56:31Z">
        <w:r w:rsidDel="00000000" w:rsidR="00000000" w:rsidRPr="00000000">
          <w:rPr>
            <w:i w:val="1"/>
            <w:color w:val="292934"/>
            <w:rtl w:val="0"/>
          </w:rPr>
          <w:delText xml:space="preserve">C</w:delText>
        </w:r>
      </w:del>
      <w:r w:rsidDel="00000000" w:rsidR="00000000" w:rsidRPr="00000000">
        <w:rPr>
          <w:i w:val="1"/>
          <w:color w:val="292934"/>
          <w:rtl w:val="0"/>
        </w:rPr>
        <w:t xml:space="preserve">ompliance </w:t>
      </w:r>
      <w:ins w:author="Mary Hardy" w:id="123" w:date="2023-03-16T01:56:34Z">
        <w:r w:rsidDel="00000000" w:rsidR="00000000" w:rsidRPr="00000000">
          <w:rPr>
            <w:i w:val="1"/>
            <w:color w:val="292934"/>
            <w:rtl w:val="0"/>
          </w:rPr>
          <w:t xml:space="preserve">a</w:t>
        </w:r>
      </w:ins>
      <w:del w:author="Mary Hardy" w:id="123" w:date="2023-03-16T01:56:34Z">
        <w:r w:rsidDel="00000000" w:rsidR="00000000" w:rsidRPr="00000000">
          <w:rPr>
            <w:i w:val="1"/>
            <w:color w:val="292934"/>
            <w:rtl w:val="0"/>
          </w:rPr>
          <w:delText xml:space="preserve">A</w:delText>
        </w:r>
      </w:del>
      <w:r w:rsidDel="00000000" w:rsidR="00000000" w:rsidRPr="00000000">
        <w:rPr>
          <w:i w:val="1"/>
          <w:color w:val="292934"/>
          <w:rtl w:val="0"/>
        </w:rPr>
        <w:t xml:space="preserve">rtifacts</w:t>
      </w:r>
      <w:r w:rsidDel="00000000" w:rsidR="00000000" w:rsidRPr="00000000">
        <w:rPr>
          <w:color w:val="292934"/>
          <w:rtl w:val="0"/>
        </w:rPr>
        <w:t xml:space="preserve"> (as defined in the OpenChain specification), including appropriate notice files, are included in the distribution package or other delivery method. One </w:t>
      </w:r>
      <w:del w:author="Mary Hardy" w:id="124" w:date="2023-03-16T01:58:33Z">
        <w:r w:rsidDel="00000000" w:rsidR="00000000" w:rsidRPr="00000000">
          <w:rPr>
            <w:color w:val="292934"/>
            <w:rtl w:val="0"/>
          </w:rPr>
          <w:delText xml:space="preserve">of the </w:delText>
        </w:r>
      </w:del>
      <w:r w:rsidDel="00000000" w:rsidR="00000000" w:rsidRPr="00000000">
        <w:rPr>
          <w:color w:val="292934"/>
          <w:rtl w:val="0"/>
        </w:rPr>
        <w:t xml:space="preserve">example</w:t>
      </w:r>
      <w:del w:author="Mary Hardy" w:id="125" w:date="2023-03-16T01:58:36Z">
        <w:r w:rsidDel="00000000" w:rsidR="00000000" w:rsidRPr="00000000">
          <w:rPr>
            <w:color w:val="292934"/>
            <w:rtl w:val="0"/>
          </w:rPr>
          <w:delText xml:space="preserve">s</w:delText>
        </w:r>
      </w:del>
      <w:r w:rsidDel="00000000" w:rsidR="00000000" w:rsidRPr="00000000">
        <w:rPr>
          <w:color w:val="292934"/>
          <w:rtl w:val="0"/>
        </w:rPr>
        <w:t xml:space="preserve"> of </w:t>
      </w:r>
      <w:del w:author="Mary Hardy" w:id="126" w:date="2023-03-16T01:57:54Z">
        <w:commentRangeStart w:id="52"/>
        <w:r w:rsidDel="00000000" w:rsidR="00000000" w:rsidRPr="00000000">
          <w:rPr>
            <w:color w:val="292934"/>
            <w:rtl w:val="0"/>
          </w:rPr>
          <w:delText xml:space="preserve">Distributed C</w:delText>
        </w:r>
      </w:del>
      <w:ins w:author="Mary Hardy" w:id="126" w:date="2023-03-16T01:57:54Z">
        <w:commentRangeEnd w:id="52"/>
        <w:r w:rsidDel="00000000" w:rsidR="00000000" w:rsidRPr="00000000">
          <w:commentReference w:id="52"/>
        </w:r>
        <w:r w:rsidDel="00000000" w:rsidR="00000000" w:rsidRPr="00000000">
          <w:rPr>
            <w:color w:val="292934"/>
            <w:rtl w:val="0"/>
          </w:rPr>
          <w:t xml:space="preserve"> a c</w:t>
        </w:r>
      </w:ins>
      <w:r w:rsidDel="00000000" w:rsidR="00000000" w:rsidRPr="00000000">
        <w:rPr>
          <w:color w:val="292934"/>
          <w:rtl w:val="0"/>
        </w:rPr>
        <w:t xml:space="preserve">ompliance </w:t>
      </w:r>
      <w:ins w:author="Mary Hardy" w:id="127" w:date="2023-03-16T01:58:25Z">
        <w:r w:rsidDel="00000000" w:rsidR="00000000" w:rsidRPr="00000000">
          <w:rPr>
            <w:color w:val="292934"/>
            <w:rtl w:val="0"/>
          </w:rPr>
          <w:t xml:space="preserve">a</w:t>
        </w:r>
      </w:ins>
      <w:del w:author="Mary Hardy" w:id="127" w:date="2023-03-16T01:58:25Z">
        <w:r w:rsidDel="00000000" w:rsidR="00000000" w:rsidRPr="00000000">
          <w:rPr>
            <w:color w:val="292934"/>
            <w:rtl w:val="0"/>
          </w:rPr>
          <w:delText xml:space="preserve">A</w:delText>
        </w:r>
      </w:del>
      <w:r w:rsidDel="00000000" w:rsidR="00000000" w:rsidRPr="00000000">
        <w:rPr>
          <w:color w:val="292934"/>
          <w:rtl w:val="0"/>
        </w:rPr>
        <w:t xml:space="preserve">rtifact</w:t>
      </w:r>
      <w:del w:author="Mary Hardy" w:id="128" w:date="2023-03-16T01:58:42Z">
        <w:r w:rsidDel="00000000" w:rsidR="00000000" w:rsidRPr="00000000">
          <w:rPr>
            <w:color w:val="292934"/>
            <w:rtl w:val="0"/>
          </w:rPr>
          <w:delText xml:space="preserve">s</w:delText>
        </w:r>
      </w:del>
      <w:r w:rsidDel="00000000" w:rsidR="00000000" w:rsidRPr="00000000">
        <w:rPr>
          <w:color w:val="292934"/>
          <w:rtl w:val="0"/>
        </w:rPr>
        <w:t xml:space="preserve"> is</w:t>
      </w:r>
      <w:ins w:author="Mary Hardy" w:id="129" w:date="2023-03-16T01:58:49Z">
        <w:r w:rsidDel="00000000" w:rsidR="00000000" w:rsidRPr="00000000">
          <w:rPr>
            <w:color w:val="292934"/>
            <w:rtl w:val="0"/>
          </w:rPr>
          <w:t xml:space="preserve"> a</w:t>
        </w:r>
      </w:ins>
      <w:r w:rsidDel="00000000" w:rsidR="00000000" w:rsidRPr="00000000">
        <w:rPr>
          <w:color w:val="292934"/>
          <w:rtl w:val="0"/>
        </w:rPr>
        <w:t xml:space="preserve"> </w:t>
      </w:r>
      <w:hyperlink r:id="rId29">
        <w:r w:rsidDel="00000000" w:rsidR="00000000" w:rsidRPr="00000000">
          <w:rPr>
            <w:color w:val="1155cc"/>
            <w:u w:val="single"/>
            <w:rtl w:val="0"/>
          </w:rPr>
          <w:t xml:space="preserve">SBOM</w:t>
        </w:r>
      </w:hyperlink>
      <w:r w:rsidDel="00000000" w:rsidR="00000000" w:rsidRPr="00000000">
        <w:rPr>
          <w:color w:val="292934"/>
          <w:rtl w:val="0"/>
        </w:rPr>
        <w:t xml:space="preserve">. </w:t>
      </w:r>
      <w:commentRangeStart w:id="53"/>
      <w:r w:rsidDel="00000000" w:rsidR="00000000" w:rsidRPr="00000000">
        <w:rPr>
          <w:color w:val="292934"/>
          <w:rtl w:val="0"/>
        </w:rPr>
        <w:t xml:space="preserve">You can also learn more about SBOMs in the </w:t>
      </w:r>
      <w:hyperlink r:id="rId30">
        <w:r w:rsidDel="00000000" w:rsidR="00000000" w:rsidRPr="00000000">
          <w:rPr>
            <w:i w:val="1"/>
            <w:color w:val="1155cc"/>
            <w:u w:val="single"/>
            <w:rtl w:val="0"/>
          </w:rPr>
          <w:t xml:space="preserve">Introduction to Open Source License Compliance Management (LFC193)</w:t>
        </w:r>
      </w:hyperlink>
      <w:r w:rsidDel="00000000" w:rsidR="00000000" w:rsidRPr="00000000">
        <w:rPr>
          <w:color w:val="292934"/>
          <w:rtl w:val="0"/>
        </w:rPr>
        <w:t xml:space="preserve"> course.</w:t>
      </w:r>
      <w:r w:rsidDel="00000000" w:rsidR="00000000" w:rsidRPr="00000000">
        <w:rPr>
          <w:color w:val="292934"/>
          <w:rtl w:val="0"/>
        </w:rPr>
        <w:t xml:space="preserve">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20">
      <w:pPr>
        <w:pStyle w:val="Heading3"/>
        <w:spacing w:after="160" w:before="0" w:lineRule="auto"/>
        <w:rPr/>
      </w:pPr>
      <w:bookmarkStart w:colFirst="0" w:colLast="0" w:name="_23ckvvd" w:id="39"/>
      <w:bookmarkEnd w:id="39"/>
      <w:r w:rsidDel="00000000" w:rsidR="00000000" w:rsidRPr="00000000">
        <w:rPr>
          <w:rtl w:val="0"/>
        </w:rPr>
        <w:t xml:space="preserve">Distribution</w:t>
      </w:r>
    </w:p>
    <w:p w:rsidR="00000000" w:rsidDel="00000000" w:rsidP="00000000" w:rsidRDefault="00000000" w:rsidRPr="00000000" w14:paraId="00000121">
      <w:pPr>
        <w:spacing w:after="160" w:before="0" w:line="276" w:lineRule="auto"/>
        <w:rPr/>
      </w:pPr>
      <w:r w:rsidDel="00000000" w:rsidR="00000000" w:rsidRPr="00000000">
        <w:rPr>
          <w:rtl w:val="0"/>
        </w:rPr>
        <w:t xml:space="preserve">Here, we will talk about </w:t>
      </w:r>
      <w:ins w:author="Mary Hardy" w:id="130" w:date="2023-03-16T02:08:07Z">
        <w:r w:rsidDel="00000000" w:rsidR="00000000" w:rsidRPr="00000000">
          <w:rPr>
            <w:rtl w:val="0"/>
          </w:rPr>
          <w:t xml:space="preserve">fulfilling</w:t>
        </w:r>
      </w:ins>
      <w:del w:author="Mary Hardy" w:id="130" w:date="2023-03-16T02:08:07Z">
        <w:r w:rsidDel="00000000" w:rsidR="00000000" w:rsidRPr="00000000">
          <w:rPr>
            <w:rtl w:val="0"/>
          </w:rPr>
          <w:delText xml:space="preserve">accompanying</w:delText>
        </w:r>
      </w:del>
      <w:r w:rsidDel="00000000" w:rsidR="00000000" w:rsidRPr="00000000">
        <w:rPr>
          <w:rtl w:val="0"/>
        </w:rPr>
        <w:t xml:space="preserve"> source code </w:t>
      </w:r>
      <w:ins w:author="Mary Hardy" w:id="131" w:date="2023-03-16T02:08:17Z">
        <w:r w:rsidDel="00000000" w:rsidR="00000000" w:rsidRPr="00000000">
          <w:rPr>
            <w:rtl w:val="0"/>
          </w:rPr>
          <w:t xml:space="preserve">obligations, a requirement of some open source licenses</w:t>
        </w:r>
      </w:ins>
      <w:del w:author="Mary Hardy" w:id="131" w:date="2023-03-16T02:08:17Z">
        <w:r w:rsidDel="00000000" w:rsidR="00000000" w:rsidRPr="00000000">
          <w:rPr>
            <w:rtl w:val="0"/>
          </w:rPr>
          <w:delText xml:space="preserve">distribution</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spacing w:after="160" w:before="0" w:line="276" w:lineRule="auto"/>
        <w:rPr/>
      </w:pPr>
      <w:r w:rsidDel="00000000" w:rsidR="00000000" w:rsidRPr="00000000">
        <w:rPr/>
        <w:drawing>
          <wp:inline distB="114300" distT="114300" distL="114300" distR="114300">
            <wp:extent cx="6800850" cy="28321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60" w:before="0" w:line="276" w:lineRule="auto"/>
        <w:rPr>
          <w:b w:val="1"/>
        </w:rPr>
      </w:pPr>
      <w:r w:rsidDel="00000000" w:rsidR="00000000" w:rsidRPr="00000000">
        <w:rPr>
          <w:b w:val="1"/>
          <w:rtl w:val="0"/>
        </w:rPr>
        <w:t xml:space="preserve">Steps to provide </w:t>
      </w:r>
      <w:del w:author="Mary Hardy" w:id="132" w:date="2023-03-16T01:59:57Z">
        <w:commentRangeStart w:id="54"/>
        <w:r w:rsidDel="00000000" w:rsidR="00000000" w:rsidRPr="00000000">
          <w:rPr>
            <w:b w:val="1"/>
            <w:rtl w:val="0"/>
          </w:rPr>
          <w:delText xml:space="preserve">accompanying </w:delText>
        </w:r>
      </w:del>
      <w:commentRangeEnd w:id="54"/>
      <w:r w:rsidDel="00000000" w:rsidR="00000000" w:rsidRPr="00000000">
        <w:commentReference w:id="54"/>
      </w:r>
      <w:r w:rsidDel="00000000" w:rsidR="00000000" w:rsidRPr="00000000">
        <w:rPr>
          <w:b w:val="1"/>
          <w:rtl w:val="0"/>
        </w:rPr>
        <w:t xml:space="preserve">source code as required: </w:t>
      </w:r>
    </w:p>
    <w:p w:rsidR="00000000" w:rsidDel="00000000" w:rsidP="00000000" w:rsidRDefault="00000000" w:rsidRPr="00000000" w14:paraId="00000124">
      <w:pPr>
        <w:numPr>
          <w:ilvl w:val="0"/>
          <w:numId w:val="2"/>
        </w:numPr>
        <w:spacing w:after="80" w:before="0" w:line="276" w:lineRule="auto"/>
        <w:ind w:left="720" w:hanging="360"/>
        <w:rPr/>
      </w:pPr>
      <w:r w:rsidDel="00000000" w:rsidR="00000000" w:rsidRPr="00000000">
        <w:rPr>
          <w:rtl w:val="0"/>
        </w:rPr>
        <w:t xml:space="preserve">Provide </w:t>
      </w:r>
      <w:del w:author="Mary Hardy" w:id="133" w:date="2023-03-16T02:00:06Z">
        <w:r w:rsidDel="00000000" w:rsidR="00000000" w:rsidRPr="00000000">
          <w:rPr>
            <w:rtl w:val="0"/>
          </w:rPr>
          <w:delText xml:space="preserve">accompanying </w:delText>
        </w:r>
      </w:del>
      <w:r w:rsidDel="00000000" w:rsidR="00000000" w:rsidRPr="00000000">
        <w:rPr>
          <w:rtl w:val="0"/>
        </w:rPr>
        <w:t xml:space="preserve">source code along with any associated build tools and documentation</w:t>
      </w:r>
      <w:ins w:author="Mary Hardy" w:id="134" w:date="2023-03-16T02:02:23Z">
        <w:commentRangeStart w:id="55"/>
        <w:r w:rsidDel="00000000" w:rsidR="00000000" w:rsidRPr="00000000">
          <w:rPr>
            <w:rtl w:val="0"/>
          </w:rPr>
          <w:t xml:space="preserve">, following your organization’s process</w:t>
        </w:r>
      </w:ins>
      <w:del w:author="Mary Hardy" w:id="134" w:date="2023-03-16T02:02:23Z">
        <w:commentRangeEnd w:id="55"/>
        <w:r w:rsidDel="00000000" w:rsidR="00000000" w:rsidRPr="00000000">
          <w:commentReference w:id="55"/>
        </w:r>
        <w:r w:rsidDel="00000000" w:rsidR="00000000" w:rsidRPr="00000000">
          <w:rPr>
            <w:rtl w:val="0"/>
          </w:rPr>
          <w:delText xml:space="preserve"> (e.g., by uploading to a distribution website or including in the distribution package)</w:delText>
        </w:r>
      </w:del>
      <w:r w:rsidDel="00000000" w:rsidR="00000000" w:rsidRPr="00000000">
        <w:rPr>
          <w:rtl w:val="0"/>
        </w:rPr>
        <w:t xml:space="preserve">.</w:t>
      </w:r>
    </w:p>
    <w:p w:rsidR="00000000" w:rsidDel="00000000" w:rsidP="00000000" w:rsidRDefault="00000000" w:rsidRPr="00000000" w14:paraId="00000125">
      <w:pPr>
        <w:numPr>
          <w:ilvl w:val="0"/>
          <w:numId w:val="2"/>
        </w:numPr>
        <w:spacing w:after="160" w:before="0" w:line="276" w:lineRule="auto"/>
        <w:ind w:left="720" w:hanging="360"/>
        <w:rPr>
          <w:color w:val="292934"/>
        </w:rPr>
      </w:pPr>
      <w:ins w:author="Mary Hardy" w:id="135" w:date="2023-03-16T02:01:47Z">
        <w:r w:rsidDel="00000000" w:rsidR="00000000" w:rsidRPr="00000000">
          <w:rPr>
            <w:rtl w:val="0"/>
          </w:rPr>
          <w:t xml:space="preserve">S</w:t>
        </w:r>
      </w:ins>
      <w:del w:author="Mary Hardy" w:id="135" w:date="2023-03-16T02:01:47Z">
        <w:r w:rsidDel="00000000" w:rsidR="00000000" w:rsidRPr="00000000">
          <w:rPr>
            <w:color w:val="292934"/>
            <w:rtl w:val="0"/>
          </w:rPr>
          <w:delText xml:space="preserve">Accompanying s</w:delText>
        </w:r>
      </w:del>
      <w:r w:rsidDel="00000000" w:rsidR="00000000" w:rsidRPr="00000000">
        <w:rPr>
          <w:color w:val="292934"/>
          <w:rtl w:val="0"/>
        </w:rPr>
        <w:t xml:space="preserve">ource code is identified with labels which correspond to a specific </w:t>
      </w:r>
      <w:del w:author="Mary Hardy" w:id="136" w:date="2023-03-16T02:01:53Z">
        <w:r w:rsidDel="00000000" w:rsidR="00000000" w:rsidRPr="00000000">
          <w:rPr>
            <w:color w:val="292934"/>
            <w:rtl w:val="0"/>
          </w:rPr>
          <w:delText xml:space="preserve"> </w:delText>
        </w:r>
      </w:del>
      <w:r w:rsidDel="00000000" w:rsidR="00000000" w:rsidRPr="00000000">
        <w:rPr>
          <w:color w:val="292934"/>
          <w:rtl w:val="0"/>
        </w:rPr>
        <w:t xml:space="preserve">product and version.</w:t>
      </w:r>
    </w:p>
    <w:p w:rsidR="00000000" w:rsidDel="00000000" w:rsidP="00000000" w:rsidRDefault="00000000" w:rsidRPr="00000000" w14:paraId="00000126">
      <w:pPr>
        <w:spacing w:after="160" w:before="0" w:line="276" w:lineRule="auto"/>
        <w:ind w:left="0" w:firstLine="0"/>
        <w:rPr/>
      </w:pPr>
      <w:commentRangeStart w:id="56"/>
      <w:r w:rsidDel="00000000" w:rsidR="00000000" w:rsidRPr="00000000">
        <w:rPr>
          <w:rtl w:val="0"/>
        </w:rPr>
        <w:t xml:space="preserve">Along with the previously mentioned artifacts, we have responsibility to bundle the </w:t>
      </w:r>
      <w:r w:rsidDel="00000000" w:rsidR="00000000" w:rsidRPr="00000000">
        <w:rPr>
          <w:rtl w:val="0"/>
        </w:rPr>
        <w:t xml:space="preserve">SBOMs</w:t>
      </w:r>
      <w:r w:rsidDel="00000000" w:rsidR="00000000" w:rsidRPr="00000000">
        <w:rPr>
          <w:rtl w:val="0"/>
        </w:rPr>
        <w:t xml:space="preserve"> shared by the third-party vendors along with our final distribution package.</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27">
      <w:pPr>
        <w:spacing w:after="160" w:before="0" w:line="276" w:lineRule="auto"/>
        <w:ind w:left="360" w:hanging="360"/>
        <w:rPr>
          <w:b w:val="1"/>
        </w:rPr>
      </w:pPr>
      <w:r w:rsidDel="00000000" w:rsidR="00000000" w:rsidRPr="00000000">
        <w:rPr>
          <w:b w:val="1"/>
          <w:rtl w:val="0"/>
        </w:rPr>
        <w:t xml:space="preserve">Outcome: </w:t>
      </w:r>
    </w:p>
    <w:p w:rsidR="00000000" w:rsidDel="00000000" w:rsidP="00000000" w:rsidRDefault="00000000" w:rsidRPr="00000000" w14:paraId="00000128">
      <w:pPr>
        <w:numPr>
          <w:ilvl w:val="0"/>
          <w:numId w:val="35"/>
        </w:numPr>
        <w:spacing w:after="480" w:before="0" w:line="276" w:lineRule="auto"/>
        <w:ind w:left="720" w:hanging="360"/>
        <w:rPr/>
      </w:pPr>
      <w:r w:rsidDel="00000000" w:rsidR="00000000" w:rsidRPr="00000000">
        <w:rPr>
          <w:rtl w:val="0"/>
        </w:rPr>
        <w:t xml:space="preserve">Obligations to provide </w:t>
      </w:r>
      <w:del w:author="Mary Hardy" w:id="137" w:date="2023-03-16T02:12:16Z">
        <w:r w:rsidDel="00000000" w:rsidR="00000000" w:rsidRPr="00000000">
          <w:rPr>
            <w:rtl w:val="0"/>
          </w:rPr>
          <w:delText xml:space="preserve">accompanying </w:delText>
        </w:r>
      </w:del>
      <w:r w:rsidDel="00000000" w:rsidR="00000000" w:rsidRPr="00000000">
        <w:rPr>
          <w:rtl w:val="0"/>
        </w:rPr>
        <w:t xml:space="preserve">source code are met.</w:t>
      </w:r>
      <w:r w:rsidDel="00000000" w:rsidR="00000000" w:rsidRPr="00000000">
        <w:rPr>
          <w:rtl w:val="0"/>
        </w:rPr>
      </w:r>
    </w:p>
    <w:p w:rsidR="00000000" w:rsidDel="00000000" w:rsidP="00000000" w:rsidRDefault="00000000" w:rsidRPr="00000000" w14:paraId="00000129">
      <w:pPr>
        <w:pStyle w:val="Heading3"/>
        <w:spacing w:after="160" w:before="0" w:lineRule="auto"/>
        <w:rPr>
          <w:color w:val="000000"/>
        </w:rPr>
      </w:pPr>
      <w:bookmarkStart w:colFirst="0" w:colLast="0" w:name="_zibkw98neje9" w:id="40"/>
      <w:bookmarkEnd w:id="40"/>
      <w:r w:rsidDel="00000000" w:rsidR="00000000" w:rsidRPr="00000000">
        <w:rPr>
          <w:color w:val="000000"/>
          <w:rtl w:val="0"/>
        </w:rPr>
        <w:t xml:space="preserve">Validatio</w:t>
      </w:r>
      <w:r w:rsidDel="00000000" w:rsidR="00000000" w:rsidRPr="00000000">
        <w:rPr>
          <w:color w:val="000000"/>
          <w:rtl w:val="0"/>
        </w:rPr>
        <w:t xml:space="preserve">n</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last step in our example is the final validation.</w:t>
      </w:r>
    </w:p>
    <w:p w:rsidR="00000000" w:rsidDel="00000000" w:rsidP="00000000" w:rsidRDefault="00000000" w:rsidRPr="00000000" w14:paraId="0000012B">
      <w:pPr>
        <w:spacing w:after="160" w:before="0" w:line="276" w:lineRule="auto"/>
        <w:rPr>
          <w:color w:val="292934"/>
          <w:sz w:val="24"/>
          <w:szCs w:val="24"/>
          <w:highlight w:val="green"/>
        </w:rPr>
      </w:pPr>
      <w:r w:rsidDel="00000000" w:rsidR="00000000" w:rsidRPr="00000000">
        <w:rPr/>
        <w:drawing>
          <wp:inline distB="114300" distT="114300" distL="114300" distR="114300">
            <wp:extent cx="6800850" cy="2832100"/>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800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before="0" w:line="276" w:lineRule="auto"/>
        <w:ind w:left="360" w:hanging="360"/>
        <w:rPr>
          <w:b w:val="1"/>
        </w:rPr>
      </w:pPr>
      <w:r w:rsidDel="00000000" w:rsidR="00000000" w:rsidRPr="00000000">
        <w:rPr>
          <w:b w:val="1"/>
          <w:rtl w:val="0"/>
        </w:rPr>
        <w:t xml:space="preserve">Steps to validate compliance with license obligations: </w:t>
      </w:r>
    </w:p>
    <w:p w:rsidR="00000000" w:rsidDel="00000000" w:rsidP="00000000" w:rsidRDefault="00000000" w:rsidRPr="00000000" w14:paraId="0000012D">
      <w:pPr>
        <w:numPr>
          <w:ilvl w:val="0"/>
          <w:numId w:val="13"/>
        </w:numPr>
        <w:spacing w:after="80" w:before="0" w:line="276" w:lineRule="auto"/>
        <w:ind w:left="720" w:hanging="360"/>
        <w:rPr/>
      </w:pPr>
      <w:r w:rsidDel="00000000" w:rsidR="00000000" w:rsidRPr="00000000">
        <w:rPr>
          <w:rtl w:val="0"/>
        </w:rPr>
        <w:t xml:space="preserve">Verify that </w:t>
      </w:r>
      <w:ins w:author="Mary Hardy" w:id="138" w:date="2023-03-16T02:12:30Z">
        <w:r w:rsidDel="00000000" w:rsidR="00000000" w:rsidRPr="00000000">
          <w:rPr>
            <w:rtl w:val="0"/>
          </w:rPr>
          <w:t xml:space="preserve">required</w:t>
        </w:r>
      </w:ins>
      <w:del w:author="Mary Hardy" w:id="138" w:date="2023-03-16T02:12:30Z">
        <w:r w:rsidDel="00000000" w:rsidR="00000000" w:rsidRPr="00000000">
          <w:rPr>
            <w:rtl w:val="0"/>
          </w:rPr>
          <w:delText xml:space="preserve">accompanying</w:delText>
        </w:r>
      </w:del>
      <w:r w:rsidDel="00000000" w:rsidR="00000000" w:rsidRPr="00000000">
        <w:rPr>
          <w:rtl w:val="0"/>
        </w:rPr>
        <w:t xml:space="preserve"> source code (if any) has been </w:t>
      </w:r>
      <w:ins w:author="Mary Hardy" w:id="139" w:date="2023-03-16T02:12:48Z">
        <w:r w:rsidDel="00000000" w:rsidR="00000000" w:rsidRPr="00000000">
          <w:rPr>
            <w:rtl w:val="0"/>
          </w:rPr>
          <w:t xml:space="preserve">provided</w:t>
        </w:r>
      </w:ins>
      <w:del w:author="Mary Hardy" w:id="139" w:date="2023-03-16T02:12:48Z">
        <w:r w:rsidDel="00000000" w:rsidR="00000000" w:rsidRPr="00000000">
          <w:rPr>
            <w:rtl w:val="0"/>
          </w:rPr>
          <w:delText xml:space="preserve">uploaded</w:delText>
        </w:r>
      </w:del>
      <w:r w:rsidDel="00000000" w:rsidR="00000000" w:rsidRPr="00000000">
        <w:rPr>
          <w:rtl w:val="0"/>
        </w:rPr>
        <w:t xml:space="preserve"> or distributed correctly.</w:t>
      </w:r>
    </w:p>
    <w:p w:rsidR="00000000" w:rsidDel="00000000" w:rsidP="00000000" w:rsidRDefault="00000000" w:rsidRPr="00000000" w14:paraId="0000012E">
      <w:pPr>
        <w:numPr>
          <w:ilvl w:val="0"/>
          <w:numId w:val="13"/>
        </w:numPr>
        <w:spacing w:after="80" w:before="0" w:line="276" w:lineRule="auto"/>
        <w:ind w:left="720" w:hanging="360"/>
        <w:rPr/>
      </w:pPr>
      <w:r w:rsidDel="00000000" w:rsidR="00000000" w:rsidRPr="00000000">
        <w:rPr>
          <w:rtl w:val="0"/>
        </w:rPr>
        <w:t xml:space="preserve">Verify that </w:t>
      </w:r>
      <w:ins w:author="Mary Hardy" w:id="140" w:date="2023-03-16T02:13:08Z">
        <w:r w:rsidDel="00000000" w:rsidR="00000000" w:rsidRPr="00000000">
          <w:rPr>
            <w:rtl w:val="0"/>
          </w:rPr>
          <w:t xml:space="preserve">the</w:t>
        </w:r>
      </w:ins>
      <w:del w:author="Mary Hardy" w:id="140" w:date="2023-03-16T02:13:08Z">
        <w:r w:rsidDel="00000000" w:rsidR="00000000" w:rsidRPr="00000000">
          <w:rPr>
            <w:rtl w:val="0"/>
          </w:rPr>
          <w:delText xml:space="preserve">uploaded or distributed</w:delText>
        </w:r>
      </w:del>
      <w:r w:rsidDel="00000000" w:rsidR="00000000" w:rsidRPr="00000000">
        <w:rPr>
          <w:rtl w:val="0"/>
        </w:rPr>
        <w:t xml:space="preserve"> source code corresponds to the same version that was </w:t>
      </w:r>
      <w:ins w:author="Mary Hardy" w:id="141" w:date="2023-03-16T02:13:31Z">
        <w:r w:rsidDel="00000000" w:rsidR="00000000" w:rsidRPr="00000000">
          <w:rPr>
            <w:rtl w:val="0"/>
          </w:rPr>
          <w:t xml:space="preserve">included in a software release (or “supplied software”)</w:t>
        </w:r>
      </w:ins>
      <w:del w:author="Mary Hardy" w:id="141" w:date="2023-03-16T02:13:31Z">
        <w:r w:rsidDel="00000000" w:rsidR="00000000" w:rsidRPr="00000000">
          <w:rPr>
            <w:rtl w:val="0"/>
          </w:rPr>
          <w:delText xml:space="preserve">approved</w:delText>
        </w:r>
      </w:del>
      <w:r w:rsidDel="00000000" w:rsidR="00000000" w:rsidRPr="00000000">
        <w:rPr>
          <w:rtl w:val="0"/>
        </w:rPr>
        <w:t xml:space="preserve">.</w:t>
      </w:r>
    </w:p>
    <w:p w:rsidR="00000000" w:rsidDel="00000000" w:rsidP="00000000" w:rsidRDefault="00000000" w:rsidRPr="00000000" w14:paraId="0000012F">
      <w:pPr>
        <w:numPr>
          <w:ilvl w:val="0"/>
          <w:numId w:val="13"/>
        </w:numPr>
        <w:spacing w:after="80" w:before="0" w:line="276" w:lineRule="auto"/>
        <w:ind w:left="720" w:hanging="360"/>
        <w:rPr/>
      </w:pPr>
      <w:del w:author="Mary Hardy" w:id="142" w:date="2023-03-16T02:14:43Z">
        <w:commentRangeStart w:id="57"/>
        <w:r w:rsidDel="00000000" w:rsidR="00000000" w:rsidRPr="00000000">
          <w:rPr>
            <w:rtl w:val="0"/>
          </w:rPr>
          <w:delText xml:space="preserve">Verify that notices have been properly published and made available.</w:delText>
        </w:r>
      </w:del>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30">
      <w:pPr>
        <w:numPr>
          <w:ilvl w:val="0"/>
          <w:numId w:val="13"/>
        </w:numPr>
        <w:spacing w:after="160" w:before="0" w:line="276" w:lineRule="auto"/>
        <w:ind w:left="720" w:hanging="360"/>
        <w:rPr/>
      </w:pPr>
      <w:del w:author="Mary Hardy" w:id="143" w:date="2023-03-16T02:15:09Z">
        <w:commentRangeStart w:id="58"/>
        <w:r w:rsidDel="00000000" w:rsidR="00000000" w:rsidRPr="00000000">
          <w:rPr>
            <w:rtl w:val="0"/>
          </w:rPr>
          <w:delText xml:space="preserve">Verify that other identified </w:delText>
        </w:r>
      </w:del>
      <w:ins w:author="Mary Hardy" w:id="143" w:date="2023-03-16T02:15:09Z">
        <w:del w:author="Mary Hardy" w:id="143" w:date="2023-03-16T02:15:09Z">
          <w:commentRangeEnd w:id="58"/>
          <w:r w:rsidDel="00000000" w:rsidR="00000000" w:rsidRPr="00000000">
            <w:commentReference w:id="58"/>
          </w:r>
          <w:r w:rsidDel="00000000" w:rsidR="00000000" w:rsidRPr="00000000">
            <w:rPr>
              <w:rtl w:val="0"/>
            </w:rPr>
            <w:delText xml:space="preserve">license </w:delText>
          </w:r>
        </w:del>
      </w:ins>
      <w:del w:author="Mary Hardy" w:id="143" w:date="2023-03-16T02:15:09Z">
        <w:r w:rsidDel="00000000" w:rsidR="00000000" w:rsidRPr="00000000">
          <w:rPr>
            <w:rtl w:val="0"/>
          </w:rPr>
          <w:delText xml:space="preserve">obligations are met.</w:delText>
        </w:r>
      </w:del>
      <w:r w:rsidDel="00000000" w:rsidR="00000000" w:rsidRPr="00000000">
        <w:rPr>
          <w:rtl w:val="0"/>
        </w:rPr>
      </w:r>
    </w:p>
    <w:p w:rsidR="00000000" w:rsidDel="00000000" w:rsidP="00000000" w:rsidRDefault="00000000" w:rsidRPr="00000000" w14:paraId="00000131">
      <w:pPr>
        <w:spacing w:after="160" w:before="0" w:line="276" w:lineRule="auto"/>
        <w:ind w:left="360" w:hanging="360"/>
        <w:rPr>
          <w:b w:val="1"/>
        </w:rPr>
      </w:pPr>
      <w:r w:rsidDel="00000000" w:rsidR="00000000" w:rsidRPr="00000000">
        <w:rPr>
          <w:b w:val="1"/>
          <w:rtl w:val="0"/>
        </w:rPr>
        <w:t xml:space="preserve">Outcome: </w:t>
      </w:r>
    </w:p>
    <w:p w:rsidR="00000000" w:rsidDel="00000000" w:rsidP="00000000" w:rsidRDefault="00000000" w:rsidRPr="00000000" w14:paraId="00000132">
      <w:pPr>
        <w:numPr>
          <w:ilvl w:val="0"/>
          <w:numId w:val="27"/>
        </w:numPr>
        <w:spacing w:after="480" w:before="0" w:line="276" w:lineRule="auto"/>
        <w:ind w:left="720" w:hanging="360"/>
        <w:rPr/>
      </w:pPr>
      <w:del w:author="Mary Hardy" w:id="144" w:date="2023-03-16T02:16:15Z">
        <w:commentRangeStart w:id="59"/>
        <w:r w:rsidDel="00000000" w:rsidR="00000000" w:rsidRPr="00000000">
          <w:rPr>
            <w:rtl w:val="0"/>
          </w:rPr>
          <w:delText xml:space="preserve">Distributed </w:delText>
        </w:r>
      </w:del>
      <w:r w:rsidDel="00000000" w:rsidR="00000000" w:rsidRPr="00000000">
        <w:rPr>
          <w:rtl w:val="0"/>
        </w:rPr>
        <w:t xml:space="preserve">Compliance </w:t>
      </w:r>
      <w:ins w:author="Mary Hardy" w:id="145" w:date="2023-03-16T02:15:50Z">
        <w:r w:rsidDel="00000000" w:rsidR="00000000" w:rsidRPr="00000000">
          <w:rPr>
            <w:rtl w:val="0"/>
          </w:rPr>
          <w:t xml:space="preserve">a</w:t>
        </w:r>
      </w:ins>
      <w:del w:author="Mary Hardy" w:id="145" w:date="2023-03-16T02:15:50Z">
        <w:r w:rsidDel="00000000" w:rsidR="00000000" w:rsidRPr="00000000">
          <w:rPr>
            <w:rtl w:val="0"/>
          </w:rPr>
          <w:delText xml:space="preserve">A</w:delText>
        </w:r>
      </w:del>
      <w:r w:rsidDel="00000000" w:rsidR="00000000" w:rsidRPr="00000000">
        <w:rPr>
          <w:rtl w:val="0"/>
        </w:rPr>
        <w:t xml:space="preserve">rtifacts are appropriately provided.</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33">
      <w:pPr>
        <w:pStyle w:val="Heading2"/>
        <w:spacing w:after="160" w:before="0" w:lineRule="auto"/>
        <w:rPr/>
      </w:pPr>
      <w:bookmarkStart w:colFirst="0" w:colLast="0" w:name="_32hioqz" w:id="41"/>
      <w:bookmarkEnd w:id="41"/>
      <w:r w:rsidDel="00000000" w:rsidR="00000000" w:rsidRPr="00000000">
        <w:rPr>
          <w:rtl w:val="0"/>
        </w:rPr>
        <w:t xml:space="preserve">Knowledge Check</w:t>
      </w:r>
    </w:p>
    <w:p w:rsidR="00000000" w:rsidDel="00000000" w:rsidP="00000000" w:rsidRDefault="00000000" w:rsidRPr="00000000" w14:paraId="00000134">
      <w:pPr>
        <w:numPr>
          <w:ilvl w:val="0"/>
          <w:numId w:val="6"/>
        </w:numPr>
        <w:spacing w:after="160" w:lineRule="auto"/>
        <w:ind w:left="720" w:hanging="360"/>
        <w:rPr>
          <w:rFonts w:ascii="Arial" w:cs="Arial" w:eastAsia="Arial" w:hAnsi="Arial"/>
        </w:rPr>
      </w:pPr>
      <w:r w:rsidDel="00000000" w:rsidR="00000000" w:rsidRPr="00000000">
        <w:rPr>
          <w:rtl w:val="0"/>
        </w:rPr>
        <w:t xml:space="preserve">Which of the following steps are</w:t>
      </w:r>
      <w:r w:rsidDel="00000000" w:rsidR="00000000" w:rsidRPr="00000000">
        <w:rPr>
          <w:rtl w:val="0"/>
        </w:rPr>
        <w:t xml:space="preserve"> considered compliance activities?</w:t>
      </w:r>
    </w:p>
    <w:p w:rsidR="00000000" w:rsidDel="00000000" w:rsidP="00000000" w:rsidRDefault="00000000" w:rsidRPr="00000000" w14:paraId="00000135">
      <w:pPr>
        <w:numPr>
          <w:ilvl w:val="1"/>
          <w:numId w:val="6"/>
        </w:numPr>
        <w:spacing w:after="160" w:lineRule="auto"/>
        <w:ind w:left="1440" w:hanging="360"/>
        <w:rPr>
          <w:rFonts w:ascii="Arial" w:cs="Arial" w:eastAsia="Arial" w:hAnsi="Arial"/>
        </w:rPr>
      </w:pPr>
      <w:r w:rsidDel="00000000" w:rsidR="00000000" w:rsidRPr="00000000">
        <w:rPr>
          <w:rtl w:val="0"/>
        </w:rPr>
        <w:t xml:space="preserve">Identification and Audit</w:t>
      </w:r>
    </w:p>
    <w:p w:rsidR="00000000" w:rsidDel="00000000" w:rsidP="00000000" w:rsidRDefault="00000000" w:rsidRPr="00000000" w14:paraId="00000136">
      <w:pPr>
        <w:numPr>
          <w:ilvl w:val="1"/>
          <w:numId w:val="6"/>
        </w:numPr>
        <w:spacing w:after="160" w:lineRule="auto"/>
        <w:ind w:left="1440" w:hanging="360"/>
        <w:rPr>
          <w:rFonts w:ascii="Arial" w:cs="Arial" w:eastAsia="Arial" w:hAnsi="Arial"/>
        </w:rPr>
      </w:pPr>
      <w:r w:rsidDel="00000000" w:rsidR="00000000" w:rsidRPr="00000000">
        <w:rPr>
          <w:rtl w:val="0"/>
        </w:rPr>
        <w:t xml:space="preserve">Resolving Issues</w:t>
      </w:r>
    </w:p>
    <w:p w:rsidR="00000000" w:rsidDel="00000000" w:rsidP="00000000" w:rsidRDefault="00000000" w:rsidRPr="00000000" w14:paraId="00000137">
      <w:pPr>
        <w:numPr>
          <w:ilvl w:val="1"/>
          <w:numId w:val="6"/>
        </w:numPr>
        <w:spacing w:after="160" w:lineRule="auto"/>
        <w:ind w:left="1440" w:hanging="360"/>
        <w:rPr>
          <w:rFonts w:ascii="Arial" w:cs="Arial" w:eastAsia="Arial" w:hAnsi="Arial"/>
        </w:rPr>
      </w:pPr>
      <w:r w:rsidDel="00000000" w:rsidR="00000000" w:rsidRPr="00000000">
        <w:rPr>
          <w:rtl w:val="0"/>
        </w:rPr>
        <w:t xml:space="preserve">Performing Reviews</w:t>
      </w:r>
    </w:p>
    <w:p w:rsidR="00000000" w:rsidDel="00000000" w:rsidP="00000000" w:rsidRDefault="00000000" w:rsidRPr="00000000" w14:paraId="00000138">
      <w:pPr>
        <w:numPr>
          <w:ilvl w:val="1"/>
          <w:numId w:val="6"/>
        </w:numPr>
        <w:spacing w:after="160" w:lineRule="auto"/>
        <w:ind w:left="1440" w:hanging="360"/>
        <w:rPr>
          <w:rFonts w:ascii="Arial" w:cs="Arial" w:eastAsia="Arial" w:hAnsi="Arial"/>
        </w:rPr>
      </w:pPr>
      <w:r w:rsidDel="00000000" w:rsidR="00000000" w:rsidRPr="00000000">
        <w:rPr>
          <w:rtl w:val="0"/>
        </w:rPr>
        <w:t xml:space="preserve">Approval and Registration</w:t>
      </w:r>
    </w:p>
    <w:p w:rsidR="00000000" w:rsidDel="00000000" w:rsidP="00000000" w:rsidRDefault="00000000" w:rsidRPr="00000000" w14:paraId="00000139">
      <w:pPr>
        <w:numPr>
          <w:ilvl w:val="1"/>
          <w:numId w:val="6"/>
        </w:numPr>
        <w:spacing w:after="160" w:lineRule="auto"/>
        <w:ind w:left="1440" w:hanging="360"/>
        <w:rPr>
          <w:rFonts w:ascii="Arial" w:cs="Arial" w:eastAsia="Arial" w:hAnsi="Arial"/>
        </w:rPr>
      </w:pPr>
      <w:r w:rsidDel="00000000" w:rsidR="00000000" w:rsidRPr="00000000">
        <w:rPr>
          <w:rtl w:val="0"/>
        </w:rPr>
        <w:t xml:space="preserve">Notices</w:t>
      </w:r>
    </w:p>
    <w:p w:rsidR="00000000" w:rsidDel="00000000" w:rsidP="00000000" w:rsidRDefault="00000000" w:rsidRPr="00000000" w14:paraId="0000013A">
      <w:pPr>
        <w:numPr>
          <w:ilvl w:val="1"/>
          <w:numId w:val="6"/>
        </w:numPr>
        <w:spacing w:after="160" w:lineRule="auto"/>
        <w:ind w:left="1440" w:hanging="360"/>
        <w:rPr>
          <w:rFonts w:ascii="Arial" w:cs="Arial" w:eastAsia="Arial" w:hAnsi="Arial"/>
        </w:rPr>
      </w:pPr>
      <w:r w:rsidDel="00000000" w:rsidR="00000000" w:rsidRPr="00000000">
        <w:rPr>
          <w:rtl w:val="0"/>
        </w:rPr>
        <w:t xml:space="preserve">Verifications</w:t>
      </w:r>
    </w:p>
    <w:p w:rsidR="00000000" w:rsidDel="00000000" w:rsidP="00000000" w:rsidRDefault="00000000" w:rsidRPr="00000000" w14:paraId="0000013B">
      <w:pPr>
        <w:numPr>
          <w:ilvl w:val="1"/>
          <w:numId w:val="6"/>
        </w:numPr>
        <w:spacing w:after="160" w:lineRule="auto"/>
        <w:ind w:left="1440" w:hanging="360"/>
        <w:rPr>
          <w:rFonts w:ascii="Arial" w:cs="Arial" w:eastAsia="Arial" w:hAnsi="Arial"/>
        </w:rPr>
      </w:pPr>
      <w:r w:rsidDel="00000000" w:rsidR="00000000" w:rsidRPr="00000000">
        <w:rPr>
          <w:rtl w:val="0"/>
        </w:rPr>
        <w:t xml:space="preserve">Distribution</w:t>
      </w:r>
    </w:p>
    <w:p w:rsidR="00000000" w:rsidDel="00000000" w:rsidP="00000000" w:rsidRDefault="00000000" w:rsidRPr="00000000" w14:paraId="0000013C">
      <w:pPr>
        <w:numPr>
          <w:ilvl w:val="1"/>
          <w:numId w:val="6"/>
        </w:numPr>
        <w:spacing w:after="160" w:lineRule="auto"/>
        <w:ind w:left="1440" w:hanging="360"/>
        <w:rPr>
          <w:rFonts w:ascii="Arial" w:cs="Arial" w:eastAsia="Arial" w:hAnsi="Arial"/>
        </w:rPr>
      </w:pPr>
      <w:r w:rsidDel="00000000" w:rsidR="00000000" w:rsidRPr="00000000">
        <w:rPr>
          <w:rtl w:val="0"/>
        </w:rPr>
        <w:t xml:space="preserve">Validation</w:t>
      </w:r>
    </w:p>
    <w:p w:rsidR="00000000" w:rsidDel="00000000" w:rsidP="00000000" w:rsidRDefault="00000000" w:rsidRPr="00000000" w14:paraId="0000013D">
      <w:pPr>
        <w:numPr>
          <w:ilvl w:val="1"/>
          <w:numId w:val="6"/>
        </w:numPr>
        <w:spacing w:after="160" w:lineRule="auto"/>
        <w:ind w:left="1440" w:hanging="360"/>
        <w:rPr>
          <w:rFonts w:ascii="Arial" w:cs="Arial" w:eastAsia="Arial" w:hAnsi="Arial"/>
        </w:rPr>
      </w:pPr>
      <w:r w:rsidDel="00000000" w:rsidR="00000000" w:rsidRPr="00000000">
        <w:rPr>
          <w:rtl w:val="0"/>
        </w:rPr>
        <w:t xml:space="preserve">All of the above --&gt; </w:t>
      </w:r>
      <w:r w:rsidDel="00000000" w:rsidR="00000000" w:rsidRPr="00000000">
        <w:rPr>
          <w:highlight w:val="yellow"/>
          <w:rtl w:val="0"/>
        </w:rPr>
        <w:t xml:space="preserve">Correct answer </w:t>
      </w:r>
    </w:p>
    <w:p w:rsidR="00000000" w:rsidDel="00000000" w:rsidP="00000000" w:rsidRDefault="00000000" w:rsidRPr="00000000" w14:paraId="0000013E">
      <w:pPr>
        <w:numPr>
          <w:ilvl w:val="0"/>
          <w:numId w:val="6"/>
        </w:numPr>
        <w:spacing w:after="160" w:lineRule="auto"/>
        <w:ind w:left="720" w:hanging="360"/>
        <w:rPr>
          <w:rFonts w:ascii="Arial" w:cs="Arial" w:eastAsia="Arial" w:hAnsi="Arial"/>
        </w:rPr>
      </w:pPr>
      <w:commentRangeStart w:id="60"/>
      <w:r w:rsidDel="00000000" w:rsidR="00000000" w:rsidRPr="00000000">
        <w:rPr>
          <w:rtl w:val="0"/>
        </w:rPr>
        <w:t xml:space="preserve">Is it necessary</w:t>
      </w:r>
      <w:commentRangeEnd w:id="60"/>
      <w:r w:rsidDel="00000000" w:rsidR="00000000" w:rsidRPr="00000000">
        <w:commentReference w:id="60"/>
      </w:r>
      <w:r w:rsidDel="00000000" w:rsidR="00000000" w:rsidRPr="00000000">
        <w:rPr>
          <w:rtl w:val="0"/>
        </w:rPr>
        <w:t xml:space="preserve"> to bundle</w:t>
      </w:r>
      <w:r w:rsidDel="00000000" w:rsidR="00000000" w:rsidRPr="00000000">
        <w:rPr>
          <w:rtl w:val="0"/>
        </w:rPr>
        <w:t xml:space="preserve"> third-party vendor SBOMs</w:t>
      </w:r>
      <w:r w:rsidDel="00000000" w:rsidR="00000000" w:rsidRPr="00000000">
        <w:rPr>
          <w:rtl w:val="0"/>
        </w:rPr>
        <w:t xml:space="preserve"> with our finalized source code accompanying package?</w:t>
      </w:r>
    </w:p>
    <w:p w:rsidR="00000000" w:rsidDel="00000000" w:rsidP="00000000" w:rsidRDefault="00000000" w:rsidRPr="00000000" w14:paraId="0000013F">
      <w:pPr>
        <w:numPr>
          <w:ilvl w:val="1"/>
          <w:numId w:val="6"/>
        </w:numPr>
        <w:spacing w:after="160" w:lineRule="auto"/>
        <w:ind w:left="1440" w:hanging="360"/>
        <w:rPr>
          <w:rFonts w:ascii="Arial" w:cs="Arial" w:eastAsia="Arial" w:hAnsi="Arial"/>
        </w:rPr>
      </w:pPr>
      <w:r w:rsidDel="00000000" w:rsidR="00000000" w:rsidRPr="00000000">
        <w:rPr>
          <w:rtl w:val="0"/>
        </w:rPr>
        <w:t xml:space="preserve">Yes, all third-party vendor SBOMs should be bundled</w:t>
      </w:r>
      <w:r w:rsidDel="00000000" w:rsidR="00000000" w:rsidRPr="00000000">
        <w:rPr>
          <w:rtl w:val="0"/>
        </w:rPr>
      </w:r>
    </w:p>
    <w:p w:rsidR="00000000" w:rsidDel="00000000" w:rsidP="00000000" w:rsidRDefault="00000000" w:rsidRPr="00000000" w14:paraId="00000140">
      <w:pPr>
        <w:numPr>
          <w:ilvl w:val="1"/>
          <w:numId w:val="6"/>
        </w:numPr>
        <w:spacing w:after="160" w:lineRule="auto"/>
        <w:ind w:left="1440" w:hanging="360"/>
        <w:rPr>
          <w:rFonts w:ascii="Arial" w:cs="Arial" w:eastAsia="Arial" w:hAnsi="Arial"/>
          <w:highlight w:val="yellow"/>
        </w:rPr>
      </w:pPr>
      <w:r w:rsidDel="00000000" w:rsidR="00000000" w:rsidRPr="00000000">
        <w:rPr>
          <w:rtl w:val="0"/>
        </w:rPr>
        <w:t xml:space="preserve">Yes, but only </w:t>
      </w:r>
      <w:commentRangeStart w:id="61"/>
      <w:r w:rsidDel="00000000" w:rsidR="00000000" w:rsidRPr="00000000">
        <w:rPr>
          <w:rtl w:val="0"/>
        </w:rPr>
        <w:t xml:space="preserve">SBOMs that are used</w:t>
      </w:r>
      <w:commentRangeEnd w:id="61"/>
      <w:r w:rsidDel="00000000" w:rsidR="00000000" w:rsidRPr="00000000">
        <w:commentReference w:id="61"/>
      </w:r>
      <w:r w:rsidDel="00000000" w:rsidR="00000000" w:rsidRPr="00000000">
        <w:rPr>
          <w:rtl w:val="0"/>
        </w:rPr>
        <w:t xml:space="preserve"> in the final delivered package should be bundled --&gt; </w:t>
      </w:r>
      <w:r w:rsidDel="00000000" w:rsidR="00000000" w:rsidRPr="00000000">
        <w:rPr>
          <w:highlight w:val="yellow"/>
          <w:rtl w:val="0"/>
        </w:rPr>
        <w:t xml:space="preserve">Correct answer</w:t>
      </w:r>
    </w:p>
    <w:p w:rsidR="00000000" w:rsidDel="00000000" w:rsidP="00000000" w:rsidRDefault="00000000" w:rsidRPr="00000000" w14:paraId="00000141">
      <w:pPr>
        <w:numPr>
          <w:ilvl w:val="1"/>
          <w:numId w:val="6"/>
        </w:numPr>
        <w:spacing w:after="160" w:lineRule="auto"/>
        <w:ind w:left="1440" w:hanging="360"/>
        <w:rPr/>
      </w:pPr>
      <w:r w:rsidDel="00000000" w:rsidR="00000000" w:rsidRPr="00000000">
        <w:rPr>
          <w:rtl w:val="0"/>
        </w:rPr>
        <w:t xml:space="preserve">No need to bundle third-party SBOMs</w:t>
      </w:r>
    </w:p>
    <w:p w:rsidR="00000000" w:rsidDel="00000000" w:rsidP="00000000" w:rsidRDefault="00000000" w:rsidRPr="00000000" w14:paraId="00000142">
      <w:pPr>
        <w:numPr>
          <w:ilvl w:val="0"/>
          <w:numId w:val="6"/>
        </w:numPr>
        <w:spacing w:after="160" w:lineRule="auto"/>
        <w:ind w:left="720" w:hanging="360"/>
        <w:rPr>
          <w:rFonts w:ascii="Arial" w:cs="Arial" w:eastAsia="Arial" w:hAnsi="Arial"/>
        </w:rPr>
      </w:pPr>
      <w:r w:rsidDel="00000000" w:rsidR="00000000" w:rsidRPr="00000000">
        <w:rPr>
          <w:rtl w:val="0"/>
        </w:rPr>
        <w:t xml:space="preserve">Can</w:t>
      </w:r>
      <w:r w:rsidDel="00000000" w:rsidR="00000000" w:rsidRPr="00000000">
        <w:rPr>
          <w:rtl w:val="0"/>
        </w:rPr>
        <w:t xml:space="preserve"> we use in a </w:t>
      </w:r>
      <w:commentRangeStart w:id="62"/>
      <w:r w:rsidDel="00000000" w:rsidR="00000000" w:rsidRPr="00000000">
        <w:rPr>
          <w:rtl w:val="0"/>
        </w:rPr>
        <w:t xml:space="preserve">product beta release</w:t>
      </w:r>
      <w:commentRangeEnd w:id="62"/>
      <w:r w:rsidDel="00000000" w:rsidR="00000000" w:rsidRPr="00000000">
        <w:commentReference w:id="62"/>
      </w:r>
      <w:r w:rsidDel="00000000" w:rsidR="00000000" w:rsidRPr="00000000">
        <w:rPr>
          <w:rtl w:val="0"/>
        </w:rPr>
        <w:t xml:space="preserve"> an open source software package that was rejected at the Approval and Registration step of the open source review?</w:t>
      </w:r>
      <w:r w:rsidDel="00000000" w:rsidR="00000000" w:rsidRPr="00000000">
        <w:rPr>
          <w:rtl w:val="0"/>
        </w:rPr>
      </w:r>
    </w:p>
    <w:p w:rsidR="00000000" w:rsidDel="00000000" w:rsidP="00000000" w:rsidRDefault="00000000" w:rsidRPr="00000000" w14:paraId="00000143">
      <w:pPr>
        <w:numPr>
          <w:ilvl w:val="1"/>
          <w:numId w:val="6"/>
        </w:numPr>
        <w:spacing w:after="160" w:lineRule="auto"/>
        <w:ind w:left="1440" w:hanging="360"/>
        <w:rPr>
          <w:rFonts w:ascii="Arial" w:cs="Arial" w:eastAsia="Arial" w:hAnsi="Arial"/>
        </w:rPr>
      </w:pPr>
      <w:r w:rsidDel="00000000" w:rsidR="00000000" w:rsidRPr="00000000">
        <w:rPr>
          <w:rtl w:val="0"/>
        </w:rPr>
        <w:t xml:space="preserve">Yes (but start working on an update to replace it in the future)</w:t>
      </w:r>
    </w:p>
    <w:p w:rsidR="00000000" w:rsidDel="00000000" w:rsidP="00000000" w:rsidRDefault="00000000" w:rsidRPr="00000000" w14:paraId="00000144">
      <w:pPr>
        <w:numPr>
          <w:ilvl w:val="1"/>
          <w:numId w:val="6"/>
        </w:numPr>
        <w:spacing w:after="160" w:lineRule="auto"/>
        <w:ind w:left="1440" w:hanging="360"/>
      </w:pPr>
      <w:r w:rsidDel="00000000" w:rsidR="00000000" w:rsidRPr="00000000">
        <w:rPr>
          <w:rtl w:val="0"/>
        </w:rPr>
        <w:t xml:space="preserve">No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45">
      <w:pPr>
        <w:spacing w:after="160" w:before="0" w:line="276" w:lineRule="auto"/>
        <w:rPr>
          <w:color w:val="292934"/>
          <w:sz w:val="24"/>
          <w:szCs w:val="24"/>
        </w:rPr>
      </w:pPr>
      <w:r w:rsidDel="00000000" w:rsidR="00000000" w:rsidRPr="00000000">
        <w:rPr>
          <w:rtl w:val="0"/>
        </w:rPr>
      </w:r>
    </w:p>
    <w:p w:rsidR="00000000" w:rsidDel="00000000" w:rsidP="00000000" w:rsidRDefault="00000000" w:rsidRPr="00000000" w14:paraId="00000146">
      <w:pPr>
        <w:spacing w:after="160" w:before="0" w:line="276" w:lineRule="auto"/>
        <w:ind w:left="547" w:hanging="547"/>
        <w:rPr>
          <w:color w:val="292934"/>
          <w:sz w:val="24"/>
          <w:szCs w:val="24"/>
          <w:highlight w:val="green"/>
        </w:rPr>
      </w:pPr>
      <w:r w:rsidDel="00000000" w:rsidR="00000000" w:rsidRPr="00000000">
        <w:rPr>
          <w:rtl w:val="0"/>
        </w:rPr>
      </w:r>
    </w:p>
    <w:p w:rsidR="00000000" w:rsidDel="00000000" w:rsidP="00000000" w:rsidRDefault="00000000" w:rsidRPr="00000000" w14:paraId="00000147">
      <w:pPr>
        <w:spacing w:after="160" w:before="0" w:line="276" w:lineRule="auto"/>
        <w:ind w:left="547" w:hanging="547"/>
        <w:rPr>
          <w:color w:val="292934"/>
          <w:sz w:val="24"/>
          <w:szCs w:val="24"/>
          <w:highlight w:val="green"/>
        </w:rPr>
      </w:pPr>
      <w:r w:rsidDel="00000000" w:rsidR="00000000" w:rsidRPr="00000000">
        <w:rPr>
          <w:rtl w:val="0"/>
        </w:rPr>
      </w:r>
    </w:p>
    <w:p w:rsidR="00000000" w:rsidDel="00000000" w:rsidP="00000000" w:rsidRDefault="00000000" w:rsidRPr="00000000" w14:paraId="00000148">
      <w:pPr>
        <w:spacing w:after="160" w:before="0"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spacing w:after="240" w:before="0" w:lineRule="auto"/>
        <w:rPr/>
      </w:pPr>
      <w:bookmarkStart w:colFirst="0" w:colLast="0" w:name="_geo0d9rsqx53" w:id="42"/>
      <w:bookmarkEnd w:id="42"/>
      <w:r w:rsidDel="00000000" w:rsidR="00000000" w:rsidRPr="00000000">
        <w:rPr>
          <w:rtl w:val="0"/>
        </w:rPr>
        <w:t xml:space="preserve">Chapter 4. Avoiding Compliance Pitfalls</w:t>
      </w:r>
    </w:p>
    <w:p w:rsidR="00000000" w:rsidDel="00000000" w:rsidP="00000000" w:rsidRDefault="00000000" w:rsidRPr="00000000" w14:paraId="0000014A">
      <w:pPr>
        <w:pStyle w:val="Heading2"/>
        <w:spacing w:after="160" w:before="0" w:lineRule="auto"/>
        <w:rPr/>
      </w:pPr>
      <w:bookmarkStart w:colFirst="0" w:colLast="0" w:name="_41mghml" w:id="43"/>
      <w:bookmarkEnd w:id="43"/>
      <w:r w:rsidDel="00000000" w:rsidR="00000000" w:rsidRPr="00000000">
        <w:rPr>
          <w:rtl w:val="0"/>
        </w:rPr>
        <w:t xml:space="preserve">Introduction</w:t>
      </w:r>
    </w:p>
    <w:p w:rsidR="00000000" w:rsidDel="00000000" w:rsidP="00000000" w:rsidRDefault="00000000" w:rsidRPr="00000000" w14:paraId="0000014B">
      <w:pPr>
        <w:pStyle w:val="Heading3"/>
        <w:spacing w:after="160" w:before="0" w:lineRule="auto"/>
        <w:rPr/>
      </w:pPr>
      <w:bookmarkStart w:colFirst="0" w:colLast="0" w:name="_2grqrue" w:id="44"/>
      <w:bookmarkEnd w:id="44"/>
      <w:r w:rsidDel="00000000" w:rsidR="00000000" w:rsidRPr="00000000">
        <w:rPr>
          <w:rtl w:val="0"/>
        </w:rPr>
        <w:t xml:space="preserve">Chapter Overview</w:t>
      </w:r>
    </w:p>
    <w:p w:rsidR="00000000" w:rsidDel="00000000" w:rsidP="00000000" w:rsidRDefault="00000000" w:rsidRPr="00000000" w14:paraId="0000014C">
      <w:pPr>
        <w:spacing w:after="480" w:before="0" w:line="276" w:lineRule="auto"/>
        <w:rPr/>
      </w:pPr>
      <w:r w:rsidDel="00000000" w:rsidR="00000000" w:rsidRPr="00000000">
        <w:rPr>
          <w:rtl w:val="0"/>
        </w:rPr>
        <w:t xml:space="preserve">This chapter describes some common pitfalls to look out for and avoid in the compliance process, such as intellectual property (IP) pitfalls, license compliance pitfalls, and compliance process pitfalls.</w:t>
      </w:r>
    </w:p>
    <w:p w:rsidR="00000000" w:rsidDel="00000000" w:rsidP="00000000" w:rsidRDefault="00000000" w:rsidRPr="00000000" w14:paraId="0000014D">
      <w:pPr>
        <w:pStyle w:val="Heading3"/>
        <w:spacing w:after="160" w:before="0" w:lineRule="auto"/>
        <w:rPr/>
      </w:pPr>
      <w:bookmarkStart w:colFirst="0" w:colLast="0" w:name="_vx1227" w:id="45"/>
      <w:bookmarkEnd w:id="45"/>
      <w:r w:rsidDel="00000000" w:rsidR="00000000" w:rsidRPr="00000000">
        <w:rPr>
          <w:rtl w:val="0"/>
        </w:rPr>
        <w:t xml:space="preserve">Learning Objectives</w:t>
      </w:r>
    </w:p>
    <w:p w:rsidR="00000000" w:rsidDel="00000000" w:rsidP="00000000" w:rsidRDefault="00000000" w:rsidRPr="00000000" w14:paraId="0000014E">
      <w:pPr>
        <w:spacing w:after="160" w:before="0" w:line="276" w:lineRule="auto"/>
        <w:rPr>
          <w:color w:val="000000"/>
        </w:rPr>
      </w:pPr>
      <w:r w:rsidDel="00000000" w:rsidR="00000000" w:rsidRPr="00000000">
        <w:rPr>
          <w:rtl w:val="0"/>
        </w:rPr>
        <w:t xml:space="preserve">By the end of this chapter, you should be able to:</w:t>
      </w:r>
      <w:r w:rsidDel="00000000" w:rsidR="00000000" w:rsidRPr="00000000">
        <w:rPr>
          <w:color w:val="000000"/>
          <w:rtl w:val="0"/>
        </w:rPr>
        <w:t xml:space="preserve"> </w:t>
      </w:r>
    </w:p>
    <w:p w:rsidR="00000000" w:rsidDel="00000000" w:rsidP="00000000" w:rsidRDefault="00000000" w:rsidRPr="00000000" w14:paraId="0000014F">
      <w:pPr>
        <w:numPr>
          <w:ilvl w:val="0"/>
          <w:numId w:val="46"/>
        </w:numPr>
        <w:spacing w:after="480" w:before="0" w:line="276" w:lineRule="auto"/>
        <w:ind w:left="720" w:hanging="360"/>
        <w:rPr>
          <w:color w:val="000000"/>
          <w:u w:val="none"/>
        </w:rPr>
      </w:pPr>
      <w:r w:rsidDel="00000000" w:rsidR="00000000" w:rsidRPr="00000000">
        <w:rPr>
          <w:rtl w:val="0"/>
        </w:rPr>
        <w:t xml:space="preserve">U</w:t>
      </w:r>
      <w:r w:rsidDel="00000000" w:rsidR="00000000" w:rsidRPr="00000000">
        <w:rPr>
          <w:color w:val="000000"/>
          <w:rtl w:val="0"/>
        </w:rPr>
        <w:t xml:space="preserve">nderstand the common issues encountered when dealing with open source license compliance in the context of bringing products or solutions to market.</w:t>
      </w:r>
    </w:p>
    <w:p w:rsidR="00000000" w:rsidDel="00000000" w:rsidP="00000000" w:rsidRDefault="00000000" w:rsidRPr="00000000" w14:paraId="00000150">
      <w:pPr>
        <w:pStyle w:val="Heading2"/>
        <w:spacing w:after="160" w:before="0" w:lineRule="auto"/>
        <w:rPr/>
      </w:pPr>
      <w:bookmarkStart w:colFirst="0" w:colLast="0" w:name="_3fwokq0" w:id="46"/>
      <w:bookmarkEnd w:id="46"/>
      <w:r w:rsidDel="00000000" w:rsidR="00000000" w:rsidRPr="00000000">
        <w:rPr>
          <w:rtl w:val="0"/>
        </w:rPr>
        <w:t xml:space="preserve">Intellectual Property Pitfalls</w:t>
      </w:r>
    </w:p>
    <w:p w:rsidR="00000000" w:rsidDel="00000000" w:rsidP="00000000" w:rsidRDefault="00000000" w:rsidRPr="00000000" w14:paraId="00000151">
      <w:pPr>
        <w:pStyle w:val="Heading3"/>
        <w:spacing w:after="160" w:lineRule="auto"/>
        <w:rPr/>
      </w:pPr>
      <w:bookmarkStart w:colFirst="0" w:colLast="0" w:name="_mecm8tm5uv2c" w:id="47"/>
      <w:bookmarkEnd w:id="47"/>
      <w:r w:rsidDel="00000000" w:rsidR="00000000" w:rsidRPr="00000000">
        <w:rPr>
          <w:rtl w:val="0"/>
        </w:rPr>
        <w:t xml:space="preserve">Intellectual Property Pitfalls - Examples</w:t>
      </w:r>
    </w:p>
    <w:p w:rsidR="00000000" w:rsidDel="00000000" w:rsidP="00000000" w:rsidRDefault="00000000" w:rsidRPr="00000000" w14:paraId="00000152">
      <w:pPr>
        <w:spacing w:after="160" w:before="0" w:line="276" w:lineRule="auto"/>
        <w:rPr/>
      </w:pPr>
      <w:r w:rsidDel="00000000" w:rsidR="00000000" w:rsidRPr="00000000">
        <w:rPr>
          <w:rtl w:val="0"/>
        </w:rPr>
        <w:t xml:space="preserve">We will begin with the big picture, discussing some general intellectual property pitfalls. This is by no means an exhaustive list but it gives an overview of the major issues that organizations can encounter.</w:t>
      </w:r>
    </w:p>
    <w:p w:rsidR="00000000" w:rsidDel="00000000" w:rsidP="00000000" w:rsidRDefault="00000000" w:rsidRPr="00000000" w14:paraId="00000153">
      <w:pPr>
        <w:pStyle w:val="Heading4"/>
        <w:spacing w:after="160" w:before="0" w:lineRule="auto"/>
        <w:rPr/>
      </w:pPr>
      <w:bookmarkStart w:colFirst="0" w:colLast="0" w:name="_e87567g28lr2" w:id="48"/>
      <w:bookmarkEnd w:id="48"/>
      <w:r w:rsidDel="00000000" w:rsidR="00000000" w:rsidRPr="00000000">
        <w:rPr>
          <w:rtl w:val="0"/>
        </w:rPr>
        <w:t xml:space="preserve">Unplanned inclusion of copyleft open source into proprietary or third party code</w:t>
      </w:r>
    </w:p>
    <w:p w:rsidR="00000000" w:rsidDel="00000000" w:rsidP="00000000" w:rsidRDefault="00000000" w:rsidRPr="00000000" w14:paraId="00000154">
      <w:pPr>
        <w:spacing w:after="160" w:before="0" w:line="276" w:lineRule="auto"/>
        <w:rPr/>
      </w:pPr>
      <w:r w:rsidDel="00000000" w:rsidR="00000000" w:rsidRPr="00000000">
        <w:rPr>
          <w:rtl w:val="0"/>
        </w:rPr>
        <w:t xml:space="preserve">This type of failure occurs during the development process when engineers add open source code into source code that is intended to be proprietary</w:t>
      </w:r>
      <w:ins w:author="Mary Hardy" w:id="146" w:date="2023-03-16T21:11:02Z">
        <w:r w:rsidDel="00000000" w:rsidR="00000000" w:rsidRPr="00000000">
          <w:rPr>
            <w:rtl w:val="0"/>
          </w:rPr>
          <w:t xml:space="preserve">, t</w:t>
        </w:r>
      </w:ins>
      <w:del w:author="Mary Hardy" w:id="146" w:date="2023-03-16T21:11:02Z">
        <w:r w:rsidDel="00000000" w:rsidR="00000000" w:rsidRPr="00000000">
          <w:rPr>
            <w:rtl w:val="0"/>
          </w:rPr>
          <w:delText xml:space="preserve">. T</w:delText>
        </w:r>
      </w:del>
      <w:r w:rsidDel="00000000" w:rsidR="00000000" w:rsidRPr="00000000">
        <w:rPr>
          <w:rtl w:val="0"/>
        </w:rPr>
        <w:t xml:space="preserve">hus creating a conflict with the open source policy.</w:t>
      </w:r>
    </w:p>
    <w:p w:rsidR="00000000" w:rsidDel="00000000" w:rsidP="00000000" w:rsidRDefault="00000000" w:rsidRPr="00000000" w14:paraId="00000155">
      <w:pPr>
        <w:spacing w:after="160" w:before="0" w:line="276" w:lineRule="auto"/>
        <w:rPr/>
      </w:pPr>
      <w:r w:rsidDel="00000000" w:rsidR="00000000" w:rsidRPr="00000000">
        <w:rPr>
          <w:rtl w:val="0"/>
        </w:rPr>
        <w:t xml:space="preserve">It can be discovered by reviewing and auditing the source code for possible matches with open source code or copyright notices. For example, a search for copyright statements in the source code may reveal </w:t>
      </w:r>
      <w:r w:rsidDel="00000000" w:rsidR="00000000" w:rsidRPr="00000000">
        <w:rPr>
          <w:rtl w:val="0"/>
        </w:rPr>
        <w:t xml:space="preserve">some unexpected</w:t>
      </w:r>
      <w:r w:rsidDel="00000000" w:rsidR="00000000" w:rsidRPr="00000000">
        <w:rPr>
          <w:rtl w:val="0"/>
        </w:rPr>
        <w:t xml:space="preserve"> contributor notice, leading to an open source component and thus requiring further investigation. Automated source code scanning tools may also be used for this purpose.</w:t>
      </w:r>
    </w:p>
    <w:p w:rsidR="00000000" w:rsidDel="00000000" w:rsidP="00000000" w:rsidRDefault="00000000" w:rsidRPr="00000000" w14:paraId="00000156">
      <w:pPr>
        <w:spacing w:after="160" w:before="0" w:line="276" w:lineRule="auto"/>
        <w:rPr/>
      </w:pPr>
      <w:r w:rsidDel="00000000" w:rsidR="00000000" w:rsidRPr="00000000">
        <w:rPr>
          <w:rtl w:val="0"/>
        </w:rPr>
        <w:t xml:space="preserve">This type of failure can be avoided by offering training to engineering staff about compliance issues, the different types of open source licenses and the implications of including open source in proprietary source code, and conducting regular source code scans or audits for all the source code in the build environment.</w:t>
      </w:r>
    </w:p>
    <w:p w:rsidR="00000000" w:rsidDel="00000000" w:rsidP="00000000" w:rsidRDefault="00000000" w:rsidRPr="00000000" w14:paraId="00000157">
      <w:pPr>
        <w:pStyle w:val="Heading4"/>
        <w:spacing w:after="160" w:before="0" w:lineRule="auto"/>
        <w:rPr/>
      </w:pPr>
      <w:bookmarkStart w:colFirst="0" w:colLast="0" w:name="_58ja7o6mzyik" w:id="49"/>
      <w:bookmarkEnd w:id="49"/>
      <w:r w:rsidDel="00000000" w:rsidR="00000000" w:rsidRPr="00000000">
        <w:rPr>
          <w:rtl w:val="0"/>
        </w:rPr>
        <w:t xml:space="preserve">Unplanned linking of copyleft open source and proprietary source code</w:t>
      </w:r>
    </w:p>
    <w:p w:rsidR="00000000" w:rsidDel="00000000" w:rsidP="00000000" w:rsidRDefault="00000000" w:rsidRPr="00000000" w14:paraId="00000158">
      <w:pPr>
        <w:spacing w:after="160" w:before="0" w:line="276" w:lineRule="auto"/>
        <w:rPr/>
      </w:pPr>
      <w:r w:rsidDel="00000000" w:rsidR="00000000" w:rsidRPr="00000000">
        <w:rPr>
          <w:rtl w:val="0"/>
        </w:rPr>
        <w:t xml:space="preserve">This type of failure can be discovered using a dependency tracking tool that shows any linking between different software components.</w:t>
      </w:r>
    </w:p>
    <w:p w:rsidR="00000000" w:rsidDel="00000000" w:rsidP="00000000" w:rsidRDefault="00000000" w:rsidRPr="00000000" w14:paraId="00000159">
      <w:pPr>
        <w:spacing w:after="160" w:before="0" w:line="276" w:lineRule="auto"/>
        <w:rPr/>
      </w:pPr>
      <w:r w:rsidDel="00000000" w:rsidR="00000000" w:rsidRPr="00000000">
        <w:rPr>
          <w:rtl w:val="0"/>
        </w:rPr>
        <w:t xml:space="preserve">It can be prevented by offering training to engineering staff on how to avoid linking software components with licenses that conflict with their open source polic</w:t>
      </w:r>
      <w:ins w:author="Mary Hardy" w:id="147" w:date="2023-03-16T21:18:00Z">
        <w:r w:rsidDel="00000000" w:rsidR="00000000" w:rsidRPr="00000000">
          <w:rPr>
            <w:rtl w:val="0"/>
          </w:rPr>
          <w:t xml:space="preserve">y</w:t>
        </w:r>
      </w:ins>
      <w:del w:author="Mary Hardy" w:id="147" w:date="2023-03-16T21:18:00Z">
        <w:r w:rsidDel="00000000" w:rsidR="00000000" w:rsidRPr="00000000">
          <w:rPr>
            <w:rtl w:val="0"/>
          </w:rPr>
          <w:delText xml:space="preserve">ies</w:delText>
        </w:r>
      </w:del>
      <w:r w:rsidDel="00000000" w:rsidR="00000000" w:rsidRPr="00000000">
        <w:rPr>
          <w:rtl w:val="0"/>
        </w:rPr>
        <w:t xml:space="preserve"> and by continuously running the dependency tracking tool over the build environment.</w:t>
      </w:r>
    </w:p>
    <w:p w:rsidR="00000000" w:rsidDel="00000000" w:rsidP="00000000" w:rsidRDefault="00000000" w:rsidRPr="00000000" w14:paraId="0000015A">
      <w:pPr>
        <w:pStyle w:val="Heading4"/>
        <w:spacing w:after="160" w:before="0" w:lineRule="auto"/>
        <w:rPr/>
      </w:pPr>
      <w:bookmarkStart w:colFirst="0" w:colLast="0" w:name="_sfm6vnqi3p59" w:id="50"/>
      <w:bookmarkEnd w:id="50"/>
      <w:r w:rsidDel="00000000" w:rsidR="00000000" w:rsidRPr="00000000">
        <w:rPr>
          <w:rtl w:val="0"/>
        </w:rPr>
        <w:t xml:space="preserve">Inclusion of proprietary code into copyleft open source through source code modifications </w:t>
      </w:r>
    </w:p>
    <w:p w:rsidR="00000000" w:rsidDel="00000000" w:rsidP="00000000" w:rsidRDefault="00000000" w:rsidRPr="00000000" w14:paraId="0000015B">
      <w:pPr>
        <w:spacing w:after="160" w:before="0" w:line="276" w:lineRule="auto"/>
        <w:rPr/>
      </w:pPr>
      <w:r w:rsidDel="00000000" w:rsidR="00000000" w:rsidRPr="00000000">
        <w:rPr>
          <w:rtl w:val="0"/>
        </w:rPr>
        <w:t xml:space="preserve">This type of failure can be discovered using audits or scans to identify and analyze the source code that you introduced to the open source component.</w:t>
      </w:r>
    </w:p>
    <w:p w:rsidR="00000000" w:rsidDel="00000000" w:rsidP="00000000" w:rsidRDefault="00000000" w:rsidRPr="00000000" w14:paraId="0000015C">
      <w:pPr>
        <w:spacing w:after="480" w:before="0" w:line="276" w:lineRule="auto"/>
        <w:rPr/>
      </w:pPr>
      <w:r w:rsidDel="00000000" w:rsidR="00000000" w:rsidRPr="00000000">
        <w:rPr>
          <w:rtl w:val="0"/>
        </w:rPr>
        <w:t xml:space="preserve">It can be avoided by offering training to engineering staff and conducting regular code audits.</w:t>
      </w:r>
    </w:p>
    <w:p w:rsidR="00000000" w:rsidDel="00000000" w:rsidP="00000000" w:rsidRDefault="00000000" w:rsidRPr="00000000" w14:paraId="0000015D">
      <w:pPr>
        <w:pStyle w:val="Heading3"/>
        <w:spacing w:after="160" w:before="0" w:lineRule="auto"/>
        <w:rPr/>
      </w:pPr>
      <w:bookmarkStart w:colFirst="0" w:colLast="0" w:name="_5296u5lwcw0k" w:id="51"/>
      <w:bookmarkEnd w:id="51"/>
      <w:r w:rsidDel="00000000" w:rsidR="00000000" w:rsidRPr="00000000">
        <w:rPr>
          <w:rtl w:val="0"/>
        </w:rPr>
        <w:t xml:space="preserve">License Compliance Pitfalls</w:t>
      </w:r>
    </w:p>
    <w:p w:rsidR="00000000" w:rsidDel="00000000" w:rsidP="00000000" w:rsidRDefault="00000000" w:rsidRPr="00000000" w14:paraId="0000015E">
      <w:pPr>
        <w:spacing w:after="160" w:before="0" w:line="276" w:lineRule="auto"/>
        <w:rPr/>
      </w:pPr>
      <w:r w:rsidDel="00000000" w:rsidR="00000000" w:rsidRPr="00000000">
        <w:rPr>
          <w:rtl w:val="0"/>
        </w:rPr>
        <w:t xml:space="preserve">We will now discuss issues specific to license compliance. Like the previous section, this is not intended to be an exhaustive list. However, it should help you understand and avoid the most common license compliance-related challenges. Each of the points discussed below assumes discovery through the manual or automated review of the open source code included in the product or service that you are planning to release.</w:t>
      </w:r>
    </w:p>
    <w:p w:rsidR="00000000" w:rsidDel="00000000" w:rsidP="00000000" w:rsidRDefault="00000000" w:rsidRPr="00000000" w14:paraId="0000015F">
      <w:pPr>
        <w:pStyle w:val="Heading4"/>
        <w:spacing w:after="160" w:before="0" w:lineRule="auto"/>
        <w:rPr/>
      </w:pPr>
      <w:bookmarkStart w:colFirst="0" w:colLast="0" w:name="_zab8136wnunf" w:id="52"/>
      <w:bookmarkEnd w:id="52"/>
      <w:r w:rsidDel="00000000" w:rsidR="00000000" w:rsidRPr="00000000">
        <w:rPr>
          <w:rtl w:val="0"/>
        </w:rPr>
        <w:t xml:space="preserve">Failure to provide source code/appropriate license, attribution or notice information</w:t>
      </w:r>
    </w:p>
    <w:p w:rsidR="00000000" w:rsidDel="00000000" w:rsidP="00000000" w:rsidRDefault="00000000" w:rsidRPr="00000000" w14:paraId="00000160">
      <w:pPr>
        <w:spacing w:after="160" w:before="0" w:line="276" w:lineRule="auto"/>
        <w:rPr/>
      </w:pPr>
      <w:r w:rsidDel="00000000" w:rsidR="00000000" w:rsidRPr="00000000">
        <w:rPr>
          <w:rtl w:val="0"/>
        </w:rPr>
        <w:t xml:space="preserve">This type of failure can be avoided by publishing a checklist in the product release cycle before the product becomes available in the marketplace. This checklist would examine if appropriate licenses are shared, if attribution or notice files are in place, and if links or copies of source code that needs to be shared as part of the license obligation are provided.</w:t>
      </w:r>
      <w:r w:rsidDel="00000000" w:rsidR="00000000" w:rsidRPr="00000000">
        <w:rPr>
          <w:rtl w:val="0"/>
        </w:rPr>
      </w:r>
    </w:p>
    <w:p w:rsidR="00000000" w:rsidDel="00000000" w:rsidP="00000000" w:rsidRDefault="00000000" w:rsidRPr="00000000" w14:paraId="00000161">
      <w:pPr>
        <w:pStyle w:val="Heading4"/>
        <w:spacing w:after="160" w:before="0" w:lineRule="auto"/>
        <w:rPr/>
      </w:pPr>
      <w:bookmarkStart w:colFirst="0" w:colLast="0" w:name="_oibp0uhnh94e" w:id="53"/>
      <w:bookmarkEnd w:id="53"/>
      <w:r w:rsidDel="00000000" w:rsidR="00000000" w:rsidRPr="00000000">
        <w:rPr>
          <w:rtl w:val="0"/>
        </w:rPr>
        <w:t xml:space="preserve">Providing the incorrect version of accompanying source code</w:t>
        <w:tab/>
      </w:r>
    </w:p>
    <w:p w:rsidR="00000000" w:rsidDel="00000000" w:rsidP="00000000" w:rsidRDefault="00000000" w:rsidRPr="00000000" w14:paraId="00000162">
      <w:pPr>
        <w:spacing w:after="160" w:before="0" w:line="276" w:lineRule="auto"/>
        <w:rPr/>
      </w:pPr>
      <w:r w:rsidDel="00000000" w:rsidR="00000000" w:rsidRPr="00000000">
        <w:rPr>
          <w:rtl w:val="0"/>
        </w:rPr>
        <w:t xml:space="preserve">This type of failure can be avoided by adding a verification step into the compliance process to ensure that the accompanying source code for the binary version is being published or otherwise made available. It is good practice, and some licenses require that the source code should be made available for several years beyond the last distribution of the software.</w:t>
      </w:r>
    </w:p>
    <w:p w:rsidR="00000000" w:rsidDel="00000000" w:rsidP="00000000" w:rsidRDefault="00000000" w:rsidRPr="00000000" w14:paraId="00000163">
      <w:pPr>
        <w:pStyle w:val="Heading4"/>
        <w:spacing w:after="160" w:before="0" w:lineRule="auto"/>
        <w:rPr/>
      </w:pPr>
      <w:bookmarkStart w:colFirst="0" w:colLast="0" w:name="_ibysved5oygq" w:id="54"/>
      <w:bookmarkEnd w:id="54"/>
      <w:r w:rsidDel="00000000" w:rsidR="00000000" w:rsidRPr="00000000">
        <w:rPr>
          <w:rtl w:val="0"/>
        </w:rPr>
        <w:t xml:space="preserve">Failure to provide source code for open source component modifications</w:t>
      </w:r>
    </w:p>
    <w:p w:rsidR="00000000" w:rsidDel="00000000" w:rsidP="00000000" w:rsidRDefault="00000000" w:rsidRPr="00000000" w14:paraId="00000164">
      <w:pPr>
        <w:spacing w:after="160" w:before="0" w:line="276" w:lineRule="auto"/>
        <w:rPr/>
      </w:pPr>
      <w:r w:rsidDel="00000000" w:rsidR="00000000" w:rsidRPr="00000000">
        <w:rPr>
          <w:rtl w:val="0"/>
        </w:rPr>
        <w:t xml:space="preserve">This type of failure can be avoided by adding a verification step into the compliance process to ensure that the source code for modifications is published (as opposed to only having the original source code for the open source component).</w:t>
      </w:r>
    </w:p>
    <w:p w:rsidR="00000000" w:rsidDel="00000000" w:rsidP="00000000" w:rsidRDefault="00000000" w:rsidRPr="00000000" w14:paraId="00000165">
      <w:pPr>
        <w:pStyle w:val="Heading4"/>
        <w:spacing w:after="160" w:before="0" w:lineRule="auto"/>
        <w:rPr/>
      </w:pPr>
      <w:bookmarkStart w:colFirst="0" w:colLast="0" w:name="_9urfz9gbdew3" w:id="55"/>
      <w:bookmarkEnd w:id="55"/>
      <w:r w:rsidDel="00000000" w:rsidR="00000000" w:rsidRPr="00000000">
        <w:rPr>
          <w:rtl w:val="0"/>
        </w:rPr>
        <w:t xml:space="preserve">Failure to mark open source code modifications</w:t>
      </w:r>
    </w:p>
    <w:p w:rsidR="00000000" w:rsidDel="00000000" w:rsidP="00000000" w:rsidRDefault="00000000" w:rsidRPr="00000000" w14:paraId="00000166">
      <w:pPr>
        <w:spacing w:after="160" w:before="0" w:line="276" w:lineRule="auto"/>
        <w:rPr/>
      </w:pPr>
      <w:r w:rsidDel="00000000" w:rsidR="00000000" w:rsidRPr="00000000">
        <w:rPr>
          <w:rtl w:val="0"/>
        </w:rPr>
        <w:t xml:space="preserve">This type of failure can be avoided by adding source code modification marking as a verification step before releasing the source code, as well as by offering training to engineering staff to ensure they update the copyright markings or license information of all open source or proprietary software that is going to be released</w:t>
      </w:r>
      <w:del w:author="Mary Hardy" w:id="148" w:date="2023-03-16T21:20:19Z">
        <w:r w:rsidDel="00000000" w:rsidR="00000000" w:rsidRPr="00000000">
          <w:rPr>
            <w:rtl w:val="0"/>
          </w:rPr>
          <w:delText xml:space="preserve"> to the public</w:delText>
        </w:r>
      </w:del>
      <w:r w:rsidDel="00000000" w:rsidR="00000000" w:rsidRPr="00000000">
        <w:rPr>
          <w:rtl w:val="0"/>
        </w:rPr>
        <w:t xml:space="preserve">.</w:t>
      </w:r>
    </w:p>
    <w:p w:rsidR="00000000" w:rsidDel="00000000" w:rsidP="00000000" w:rsidRDefault="00000000" w:rsidRPr="00000000" w14:paraId="00000167">
      <w:pPr>
        <w:pStyle w:val="Heading3"/>
        <w:spacing w:after="160" w:before="0" w:lineRule="auto"/>
        <w:rPr/>
      </w:pPr>
      <w:bookmarkStart w:colFirst="0" w:colLast="0" w:name="_63lixn1nt38z" w:id="56"/>
      <w:bookmarkEnd w:id="56"/>
      <w:r w:rsidDel="00000000" w:rsidR="00000000" w:rsidRPr="00000000">
        <w:rPr>
          <w:rtl w:val="0"/>
        </w:rPr>
        <w:t xml:space="preserve">Compliance Process Pitfalls</w:t>
      </w:r>
    </w:p>
    <w:p w:rsidR="00000000" w:rsidDel="00000000" w:rsidP="00000000" w:rsidRDefault="00000000" w:rsidRPr="00000000" w14:paraId="00000168">
      <w:pPr>
        <w:spacing w:after="160" w:before="0" w:line="276" w:lineRule="auto"/>
        <w:rPr/>
      </w:pPr>
      <w:r w:rsidDel="00000000" w:rsidR="00000000" w:rsidRPr="00000000">
        <w:rPr>
          <w:rtl w:val="0"/>
        </w:rPr>
        <w:t xml:space="preserve">We end this chapter with an overview of some of the main failure points within the compliance processes. As with the previous sections, this is not intended to be an exhaustive list, but it does cover some of the most important areas of concern.</w:t>
      </w:r>
    </w:p>
    <w:p w:rsidR="00000000" w:rsidDel="00000000" w:rsidP="00000000" w:rsidRDefault="00000000" w:rsidRPr="00000000" w14:paraId="00000169">
      <w:pPr>
        <w:pStyle w:val="Heading4"/>
        <w:spacing w:after="160" w:before="0" w:lineRule="auto"/>
        <w:rPr/>
      </w:pPr>
      <w:bookmarkStart w:colFirst="0" w:colLast="0" w:name="_c8xsyplbjj9f" w:id="57"/>
      <w:bookmarkEnd w:id="57"/>
      <w:r w:rsidDel="00000000" w:rsidR="00000000" w:rsidRPr="00000000">
        <w:rPr>
          <w:rtl w:val="0"/>
        </w:rPr>
        <w:t xml:space="preserve">Failure by developers to seek approval to use open source</w:t>
      </w:r>
      <w:r w:rsidDel="00000000" w:rsidR="00000000" w:rsidRPr="00000000">
        <w:rPr>
          <w:rtl w:val="0"/>
        </w:rPr>
        <w:tab/>
      </w:r>
    </w:p>
    <w:p w:rsidR="00000000" w:rsidDel="00000000" w:rsidP="00000000" w:rsidRDefault="00000000" w:rsidRPr="00000000" w14:paraId="0000016A">
      <w:pPr>
        <w:spacing w:after="160" w:before="0" w:line="276" w:lineRule="auto"/>
        <w:rPr/>
      </w:pPr>
      <w:r w:rsidDel="00000000" w:rsidR="00000000" w:rsidRPr="00000000">
        <w:rPr>
          <w:rtl w:val="0"/>
        </w:rPr>
        <w:t xml:space="preserve">This type of failure can be prevented by conducting periodic full scans for the software platform to detect any “undeclared” open source usage, offering training to engineering staff on the company's open source polic</w:t>
      </w:r>
      <w:ins w:author="Mary Hardy" w:id="149" w:date="2023-03-16T21:24:48Z">
        <w:r w:rsidDel="00000000" w:rsidR="00000000" w:rsidRPr="00000000">
          <w:rPr>
            <w:rtl w:val="0"/>
          </w:rPr>
          <w:t xml:space="preserve">y</w:t>
        </w:r>
      </w:ins>
      <w:del w:author="Mary Hardy" w:id="149" w:date="2023-03-16T21:24:48Z">
        <w:r w:rsidDel="00000000" w:rsidR="00000000" w:rsidRPr="00000000">
          <w:rPr>
            <w:rtl w:val="0"/>
          </w:rPr>
          <w:delText xml:space="preserve">ies</w:delText>
        </w:r>
      </w:del>
      <w:r w:rsidDel="00000000" w:rsidR="00000000" w:rsidRPr="00000000">
        <w:rPr>
          <w:rtl w:val="0"/>
        </w:rPr>
        <w:t xml:space="preserve"> and processes, and including compliance in the employee performance reviews.</w:t>
      </w:r>
    </w:p>
    <w:p w:rsidR="00000000" w:rsidDel="00000000" w:rsidP="00000000" w:rsidRDefault="00000000" w:rsidRPr="00000000" w14:paraId="0000016B">
      <w:pPr>
        <w:pStyle w:val="Heading4"/>
        <w:spacing w:after="160" w:before="0" w:lineRule="auto"/>
        <w:rPr/>
      </w:pPr>
      <w:bookmarkStart w:colFirst="0" w:colLast="0" w:name="_fv48r6fhavgu" w:id="58"/>
      <w:bookmarkEnd w:id="58"/>
      <w:r w:rsidDel="00000000" w:rsidR="00000000" w:rsidRPr="00000000">
        <w:rPr>
          <w:rtl w:val="0"/>
        </w:rPr>
        <w:t xml:space="preserve">Failure to take the open source training</w:t>
        <w:tab/>
      </w:r>
    </w:p>
    <w:p w:rsidR="00000000" w:rsidDel="00000000" w:rsidP="00000000" w:rsidRDefault="00000000" w:rsidRPr="00000000" w14:paraId="0000016C">
      <w:pPr>
        <w:spacing w:after="160" w:before="0" w:line="276" w:lineRule="auto"/>
        <w:rPr/>
      </w:pPr>
      <w:r w:rsidDel="00000000" w:rsidR="00000000" w:rsidRPr="00000000">
        <w:rPr>
          <w:rtl w:val="0"/>
        </w:rPr>
        <w:t xml:space="preserve">This type of failure can be avoided by ensuring that the completion of the open source training is part of the employees’ professional development plan and that it is monitored for completion as part of the performance review.</w:t>
      </w:r>
    </w:p>
    <w:p w:rsidR="00000000" w:rsidDel="00000000" w:rsidP="00000000" w:rsidRDefault="00000000" w:rsidRPr="00000000" w14:paraId="0000016D">
      <w:pPr>
        <w:spacing w:after="160" w:before="0" w:line="276" w:lineRule="auto"/>
        <w:rPr/>
      </w:pPr>
      <w:r w:rsidDel="00000000" w:rsidR="00000000" w:rsidRPr="00000000">
        <w:rPr>
          <w:rtl w:val="0"/>
        </w:rPr>
        <w:t xml:space="preserve">It can be prevented by mandating engineering staff to take the open source training by a specific date.</w:t>
      </w:r>
    </w:p>
    <w:p w:rsidR="00000000" w:rsidDel="00000000" w:rsidP="00000000" w:rsidRDefault="00000000" w:rsidRPr="00000000" w14:paraId="0000016E">
      <w:pPr>
        <w:pStyle w:val="Heading4"/>
        <w:spacing w:after="160" w:before="0" w:lineRule="auto"/>
        <w:rPr/>
      </w:pPr>
      <w:bookmarkStart w:colFirst="0" w:colLast="0" w:name="_r30o86aigxu1" w:id="59"/>
      <w:bookmarkEnd w:id="59"/>
      <w:r w:rsidDel="00000000" w:rsidR="00000000" w:rsidRPr="00000000">
        <w:rPr>
          <w:rtl w:val="0"/>
        </w:rPr>
        <w:t xml:space="preserve">Failure to audit the source code</w:t>
        <w:tab/>
      </w:r>
    </w:p>
    <w:p w:rsidR="00000000" w:rsidDel="00000000" w:rsidP="00000000" w:rsidRDefault="00000000" w:rsidRPr="00000000" w14:paraId="0000016F">
      <w:pPr>
        <w:spacing w:after="160" w:before="0" w:line="276" w:lineRule="auto"/>
        <w:rPr/>
      </w:pPr>
      <w:r w:rsidDel="00000000" w:rsidR="00000000" w:rsidRPr="00000000">
        <w:rPr>
          <w:rtl w:val="0"/>
        </w:rPr>
        <w:t xml:space="preserve">This type of failure can be avoided by conducting periodic source code scans/audits and ensuring that auditing is a milestone in the iterative development process.</w:t>
      </w:r>
    </w:p>
    <w:p w:rsidR="00000000" w:rsidDel="00000000" w:rsidP="00000000" w:rsidRDefault="00000000" w:rsidRPr="00000000" w14:paraId="00000170">
      <w:pPr>
        <w:spacing w:after="160" w:before="0" w:line="276" w:lineRule="auto"/>
        <w:rPr/>
      </w:pPr>
      <w:r w:rsidDel="00000000" w:rsidR="00000000" w:rsidRPr="00000000">
        <w:rPr>
          <w:rtl w:val="0"/>
        </w:rPr>
        <w:t xml:space="preserve">It can be prevented by enforcing periodic audits and providing proper staffing to minimize the chance of running behind schedule.</w:t>
      </w:r>
    </w:p>
    <w:p w:rsidR="00000000" w:rsidDel="00000000" w:rsidP="00000000" w:rsidRDefault="00000000" w:rsidRPr="00000000" w14:paraId="00000171">
      <w:pPr>
        <w:pStyle w:val="Heading4"/>
        <w:spacing w:after="160" w:before="0" w:lineRule="auto"/>
        <w:rPr/>
      </w:pPr>
      <w:bookmarkStart w:colFirst="0" w:colLast="0" w:name="_9x96vx946sb" w:id="60"/>
      <w:bookmarkEnd w:id="60"/>
      <w:r w:rsidDel="00000000" w:rsidR="00000000" w:rsidRPr="00000000">
        <w:rPr>
          <w:rtl w:val="0"/>
        </w:rPr>
        <w:t xml:space="preserve">Failure to resolve audit findings</w:t>
      </w:r>
    </w:p>
    <w:p w:rsidR="00000000" w:rsidDel="00000000" w:rsidP="00000000" w:rsidRDefault="00000000" w:rsidRPr="00000000" w14:paraId="00000172">
      <w:pPr>
        <w:spacing w:after="160" w:before="0" w:line="276" w:lineRule="auto"/>
        <w:rPr/>
      </w:pPr>
      <w:r w:rsidDel="00000000" w:rsidR="00000000" w:rsidRPr="00000000">
        <w:rPr>
          <w:rtl w:val="0"/>
        </w:rPr>
        <w:t xml:space="preserve">This type of failure can be avoided by not allowing compliance tickets to be resolved or closed if the audit report is not finalized. </w:t>
        <w:tab/>
      </w:r>
    </w:p>
    <w:p w:rsidR="00000000" w:rsidDel="00000000" w:rsidP="00000000" w:rsidRDefault="00000000" w:rsidRPr="00000000" w14:paraId="00000173">
      <w:pPr>
        <w:spacing w:after="160" w:before="0" w:line="276" w:lineRule="auto"/>
        <w:rPr/>
      </w:pPr>
      <w:r w:rsidDel="00000000" w:rsidR="00000000" w:rsidRPr="00000000">
        <w:rPr>
          <w:rtl w:val="0"/>
        </w:rPr>
        <w:t xml:space="preserve">It</w:t>
      </w:r>
      <w:r w:rsidDel="00000000" w:rsidR="00000000" w:rsidRPr="00000000">
        <w:rPr>
          <w:rtl w:val="0"/>
        </w:rPr>
        <w:t xml:space="preserve"> can be prevented by implementing blocks in approvals in the open source compliance process. For example, a product cannot be shipped until acceptable compliance is achieved according to the organization’s policy.</w:t>
      </w:r>
      <w:r w:rsidDel="00000000" w:rsidR="00000000" w:rsidRPr="00000000">
        <w:rPr>
          <w:rtl w:val="0"/>
        </w:rPr>
      </w:r>
    </w:p>
    <w:p w:rsidR="00000000" w:rsidDel="00000000" w:rsidP="00000000" w:rsidRDefault="00000000" w:rsidRPr="00000000" w14:paraId="00000174">
      <w:pPr>
        <w:pStyle w:val="Heading4"/>
        <w:spacing w:after="160" w:before="0" w:lineRule="auto"/>
        <w:rPr/>
      </w:pPr>
      <w:bookmarkStart w:colFirst="0" w:colLast="0" w:name="_aif1cece5eyr" w:id="61"/>
      <w:bookmarkEnd w:id="61"/>
      <w:r w:rsidDel="00000000" w:rsidR="00000000" w:rsidRPr="00000000">
        <w:rPr>
          <w:rtl w:val="0"/>
        </w:rPr>
        <w:t xml:space="preserve">Failure to seek review of open source in a timely manner</w:t>
      </w:r>
    </w:p>
    <w:p w:rsidR="00000000" w:rsidDel="00000000" w:rsidP="00000000" w:rsidRDefault="00000000" w:rsidRPr="00000000" w14:paraId="00000175">
      <w:pPr>
        <w:spacing w:after="160" w:before="0" w:line="276" w:lineRule="auto"/>
        <w:rPr/>
      </w:pPr>
      <w:r w:rsidDel="00000000" w:rsidR="00000000" w:rsidRPr="00000000">
        <w:rPr>
          <w:rtl w:val="0"/>
        </w:rPr>
        <w:t xml:space="preserve">This type of failure can be avoided by initiating open source review requests regardless of whether the engineering team has confirmed the adoption of the open source code.</w:t>
        <w:tab/>
      </w:r>
    </w:p>
    <w:p w:rsidR="00000000" w:rsidDel="00000000" w:rsidP="00000000" w:rsidRDefault="00000000" w:rsidRPr="00000000" w14:paraId="00000176">
      <w:pPr>
        <w:spacing w:after="160" w:before="0" w:line="276" w:lineRule="auto"/>
        <w:rPr/>
      </w:pPr>
      <w:r w:rsidDel="00000000" w:rsidR="00000000" w:rsidRPr="00000000">
        <w:rPr>
          <w:rtl w:val="0"/>
        </w:rPr>
        <w:t xml:space="preserve">It can be prevented through education or, if the cause is lack of resources, by increasing resources (e.g., invest in more skilled people, more frequent review meetings, tools, etc.). </w:t>
      </w:r>
    </w:p>
    <w:p w:rsidR="00000000" w:rsidDel="00000000" w:rsidP="00000000" w:rsidRDefault="00000000" w:rsidRPr="00000000" w14:paraId="00000177">
      <w:pPr>
        <w:pStyle w:val="Heading4"/>
        <w:spacing w:after="160" w:before="0" w:lineRule="auto"/>
        <w:rPr/>
      </w:pPr>
      <w:bookmarkStart w:colFirst="0" w:colLast="0" w:name="_240v6id9be3d" w:id="62"/>
      <w:bookmarkEnd w:id="62"/>
      <w:r w:rsidDel="00000000" w:rsidR="00000000" w:rsidRPr="00000000">
        <w:rPr>
          <w:rtl w:val="0"/>
        </w:rPr>
        <w:t xml:space="preserve">Failure to acknowledge what open source and other third-party components are included in the product and shipped</w:t>
      </w:r>
    </w:p>
    <w:p w:rsidR="00000000" w:rsidDel="00000000" w:rsidP="00000000" w:rsidRDefault="00000000" w:rsidRPr="00000000" w14:paraId="00000178">
      <w:pPr>
        <w:spacing w:after="160" w:before="0" w:line="276" w:lineRule="auto"/>
        <w:rPr>
          <w:i w:val="0"/>
          <w:smallCaps w:val="0"/>
          <w:color w:val="333333"/>
          <w:sz w:val="22"/>
          <w:szCs w:val="22"/>
        </w:rPr>
      </w:pPr>
      <w:r w:rsidDel="00000000" w:rsidR="00000000" w:rsidRPr="00000000">
        <w:rPr>
          <w:i w:val="0"/>
          <w:smallCaps w:val="0"/>
          <w:color w:val="333333"/>
          <w:sz w:val="22"/>
          <w:szCs w:val="22"/>
          <w:rtl w:val="0"/>
        </w:rPr>
        <w:t xml:space="preserve">This can be avoided by using </w:t>
      </w:r>
      <w:r w:rsidDel="00000000" w:rsidR="00000000" w:rsidRPr="00000000">
        <w:rPr>
          <w:color w:val="333333"/>
          <w:rtl w:val="0"/>
        </w:rPr>
        <w:t xml:space="preserve">s</w:t>
      </w:r>
      <w:r w:rsidDel="00000000" w:rsidR="00000000" w:rsidRPr="00000000">
        <w:rPr>
          <w:i w:val="0"/>
          <w:smallCaps w:val="0"/>
          <w:color w:val="333333"/>
          <w:sz w:val="22"/>
          <w:szCs w:val="22"/>
          <w:rtl w:val="0"/>
        </w:rPr>
        <w:t xml:space="preserve">oftware </w:t>
      </w:r>
      <w:r w:rsidDel="00000000" w:rsidR="00000000" w:rsidRPr="00000000">
        <w:rPr>
          <w:color w:val="333333"/>
          <w:rtl w:val="0"/>
        </w:rPr>
        <w:t xml:space="preserve">c</w:t>
      </w:r>
      <w:r w:rsidDel="00000000" w:rsidR="00000000" w:rsidRPr="00000000">
        <w:rPr>
          <w:i w:val="0"/>
          <w:smallCaps w:val="0"/>
          <w:color w:val="333333"/>
          <w:sz w:val="22"/>
          <w:szCs w:val="22"/>
          <w:rtl w:val="0"/>
        </w:rPr>
        <w:t xml:space="preserve">omposition </w:t>
      </w:r>
      <w:r w:rsidDel="00000000" w:rsidR="00000000" w:rsidRPr="00000000">
        <w:rPr>
          <w:color w:val="333333"/>
          <w:rtl w:val="0"/>
        </w:rPr>
        <w:t xml:space="preserve">a</w:t>
      </w:r>
      <w:r w:rsidDel="00000000" w:rsidR="00000000" w:rsidRPr="00000000">
        <w:rPr>
          <w:i w:val="0"/>
          <w:smallCaps w:val="0"/>
          <w:color w:val="333333"/>
          <w:sz w:val="22"/>
          <w:szCs w:val="22"/>
          <w:rtl w:val="0"/>
        </w:rPr>
        <w:t xml:space="preserve">nalysis (SCA)</w:t>
      </w:r>
      <w:r w:rsidDel="00000000" w:rsidR="00000000" w:rsidRPr="00000000">
        <w:rPr>
          <w:i w:val="0"/>
          <w:smallCaps w:val="0"/>
          <w:color w:val="333333"/>
          <w:sz w:val="22"/>
          <w:szCs w:val="22"/>
          <w:rtl w:val="0"/>
        </w:rPr>
        <w:t xml:space="preserve"> tools and tracking all OSS and other </w:t>
      </w:r>
      <w:r w:rsidDel="00000000" w:rsidR="00000000" w:rsidRPr="00000000">
        <w:rPr>
          <w:color w:val="333333"/>
          <w:rtl w:val="0"/>
        </w:rPr>
        <w:t xml:space="preserve">third-</w:t>
      </w:r>
      <w:r w:rsidDel="00000000" w:rsidR="00000000" w:rsidRPr="00000000">
        <w:rPr>
          <w:i w:val="0"/>
          <w:smallCaps w:val="0"/>
          <w:color w:val="333333"/>
          <w:sz w:val="22"/>
          <w:szCs w:val="22"/>
          <w:rtl w:val="0"/>
        </w:rPr>
        <w:t xml:space="preserve">party </w:t>
      </w:r>
      <w:r w:rsidDel="00000000" w:rsidR="00000000" w:rsidRPr="00000000">
        <w:rPr>
          <w:color w:val="333333"/>
          <w:rtl w:val="0"/>
        </w:rPr>
        <w:t xml:space="preserve">software</w:t>
      </w:r>
      <w:r w:rsidDel="00000000" w:rsidR="00000000" w:rsidRPr="00000000">
        <w:rPr>
          <w:i w:val="0"/>
          <w:smallCaps w:val="0"/>
          <w:color w:val="333333"/>
          <w:sz w:val="22"/>
          <w:szCs w:val="22"/>
          <w:rtl w:val="0"/>
        </w:rPr>
        <w:t xml:space="preserve"> that is used to build and run the product. </w:t>
      </w:r>
    </w:p>
    <w:p w:rsidR="00000000" w:rsidDel="00000000" w:rsidP="00000000" w:rsidRDefault="00000000" w:rsidRPr="00000000" w14:paraId="00000179">
      <w:pPr>
        <w:pStyle w:val="Heading4"/>
        <w:spacing w:after="160" w:before="0" w:lineRule="auto"/>
        <w:rPr/>
      </w:pPr>
      <w:bookmarkStart w:colFirst="0" w:colLast="0" w:name="_hhetfbqc5sqn" w:id="63"/>
      <w:bookmarkEnd w:id="63"/>
      <w:r w:rsidDel="00000000" w:rsidR="00000000" w:rsidRPr="00000000">
        <w:rPr>
          <w:rtl w:val="0"/>
        </w:rPr>
        <w:t xml:space="preserve">Failure not to provide a full Software Bill of Material (SBOM) at the time when product is shipped</w:t>
      </w:r>
    </w:p>
    <w:p w:rsidR="00000000" w:rsidDel="00000000" w:rsidP="00000000" w:rsidRDefault="00000000" w:rsidRPr="00000000" w14:paraId="0000017A">
      <w:pPr>
        <w:spacing w:after="480" w:before="0" w:line="276" w:lineRule="auto"/>
        <w:rPr>
          <w:i w:val="0"/>
          <w:smallCaps w:val="0"/>
          <w:color w:val="333333"/>
          <w:sz w:val="22"/>
          <w:szCs w:val="22"/>
        </w:rPr>
      </w:pPr>
      <w:r w:rsidDel="00000000" w:rsidR="00000000" w:rsidRPr="00000000">
        <w:rPr>
          <w:i w:val="0"/>
          <w:smallCaps w:val="0"/>
          <w:color w:val="333333"/>
          <w:sz w:val="22"/>
          <w:szCs w:val="22"/>
          <w:rtl w:val="0"/>
        </w:rPr>
        <w:t xml:space="preserve">This can be avoided by using </w:t>
      </w:r>
      <w:r w:rsidDel="00000000" w:rsidR="00000000" w:rsidRPr="00000000">
        <w:rPr>
          <w:color w:val="333333"/>
          <w:rtl w:val="0"/>
        </w:rPr>
        <w:t xml:space="preserve">software composition analysis (SCA)</w:t>
      </w:r>
      <w:r w:rsidDel="00000000" w:rsidR="00000000" w:rsidRPr="00000000">
        <w:rPr>
          <w:i w:val="0"/>
          <w:smallCaps w:val="0"/>
          <w:color w:val="333333"/>
          <w:sz w:val="22"/>
          <w:szCs w:val="22"/>
          <w:rtl w:val="0"/>
        </w:rPr>
        <w:t xml:space="preserve"> tools and tracking all OSS and other </w:t>
      </w:r>
      <w:r w:rsidDel="00000000" w:rsidR="00000000" w:rsidRPr="00000000">
        <w:rPr>
          <w:color w:val="333333"/>
          <w:rtl w:val="0"/>
        </w:rPr>
        <w:t xml:space="preserve">third-party</w:t>
      </w:r>
      <w:r w:rsidDel="00000000" w:rsidR="00000000" w:rsidRPr="00000000">
        <w:rPr>
          <w:i w:val="0"/>
          <w:smallCaps w:val="0"/>
          <w:color w:val="333333"/>
          <w:sz w:val="22"/>
          <w:szCs w:val="22"/>
          <w:rtl w:val="0"/>
        </w:rPr>
        <w:t xml:space="preserve"> </w:t>
      </w:r>
      <w:r w:rsidDel="00000000" w:rsidR="00000000" w:rsidRPr="00000000">
        <w:rPr>
          <w:color w:val="333333"/>
          <w:rtl w:val="0"/>
        </w:rPr>
        <w:t xml:space="preserve">software</w:t>
      </w:r>
      <w:r w:rsidDel="00000000" w:rsidR="00000000" w:rsidRPr="00000000">
        <w:rPr>
          <w:i w:val="0"/>
          <w:smallCaps w:val="0"/>
          <w:color w:val="333333"/>
          <w:sz w:val="22"/>
          <w:szCs w:val="22"/>
          <w:rtl w:val="0"/>
        </w:rPr>
        <w:t xml:space="preserve"> that is used to build and run the product.</w:t>
      </w:r>
      <w:r w:rsidDel="00000000" w:rsidR="00000000" w:rsidRPr="00000000">
        <w:rPr>
          <w:rtl w:val="0"/>
        </w:rPr>
      </w:r>
    </w:p>
    <w:p w:rsidR="00000000" w:rsidDel="00000000" w:rsidP="00000000" w:rsidRDefault="00000000" w:rsidRPr="00000000" w14:paraId="0000017B">
      <w:pPr>
        <w:pStyle w:val="Heading2"/>
        <w:spacing w:after="160" w:before="0" w:lineRule="auto"/>
        <w:rPr/>
      </w:pPr>
      <w:bookmarkStart w:colFirst="0" w:colLast="0" w:name="_1v1yuxt" w:id="64"/>
      <w:bookmarkEnd w:id="64"/>
      <w:r w:rsidDel="00000000" w:rsidR="00000000" w:rsidRPr="00000000">
        <w:rPr>
          <w:rtl w:val="0"/>
        </w:rPr>
        <w:t xml:space="preserve">Additional Thoughts on Compliance Pitfalls</w:t>
      </w:r>
      <w:r w:rsidDel="00000000" w:rsidR="00000000" w:rsidRPr="00000000">
        <w:rPr>
          <w:rtl w:val="0"/>
        </w:rPr>
      </w:r>
    </w:p>
    <w:p w:rsidR="00000000" w:rsidDel="00000000" w:rsidP="00000000" w:rsidRDefault="00000000" w:rsidRPr="00000000" w14:paraId="0000017C">
      <w:pPr>
        <w:pStyle w:val="Heading3"/>
        <w:spacing w:after="160" w:before="0" w:lineRule="auto"/>
        <w:rPr/>
      </w:pPr>
      <w:bookmarkStart w:colFirst="0" w:colLast="0" w:name="_t08y32acu3ev" w:id="65"/>
      <w:bookmarkEnd w:id="65"/>
      <w:r w:rsidDel="00000000" w:rsidR="00000000" w:rsidRPr="00000000">
        <w:rPr>
          <w:rtl w:val="0"/>
        </w:rPr>
        <w:t xml:space="preserve">Ensure Compliance Prior to Product Shipment</w:t>
      </w:r>
    </w:p>
    <w:p w:rsidR="00000000" w:rsidDel="00000000" w:rsidP="00000000" w:rsidRDefault="00000000" w:rsidRPr="00000000" w14:paraId="0000017D">
      <w:pPr>
        <w:spacing w:after="200" w:before="0" w:line="276" w:lineRule="auto"/>
        <w:ind w:left="0" w:hanging="15"/>
        <w:rPr>
          <w:color w:val="292934"/>
        </w:rPr>
      </w:pPr>
      <w:r w:rsidDel="00000000" w:rsidR="00000000" w:rsidRPr="00000000">
        <w:rPr>
          <w:color w:val="292934"/>
          <w:rtl w:val="0"/>
        </w:rPr>
        <w:t xml:space="preserve">Companies must make compliance a priority before any product (in whatever form) ships. Prioritizing compliance promotes:</w:t>
      </w:r>
    </w:p>
    <w:p w:rsidR="00000000" w:rsidDel="00000000" w:rsidP="00000000" w:rsidRDefault="00000000" w:rsidRPr="00000000" w14:paraId="0000017E">
      <w:pPr>
        <w:numPr>
          <w:ilvl w:val="0"/>
          <w:numId w:val="36"/>
        </w:numPr>
        <w:spacing w:after="80" w:before="0" w:line="276" w:lineRule="auto"/>
        <w:ind w:left="720" w:hanging="360"/>
        <w:rPr>
          <w:color w:val="292934"/>
        </w:rPr>
      </w:pPr>
      <w:r w:rsidDel="00000000" w:rsidR="00000000" w:rsidRPr="00000000">
        <w:rPr>
          <w:color w:val="292934"/>
          <w:rtl w:val="0"/>
        </w:rPr>
        <w:t xml:space="preserve">More effective use of open source within your organization.</w:t>
      </w:r>
    </w:p>
    <w:p w:rsidR="00000000" w:rsidDel="00000000" w:rsidP="00000000" w:rsidRDefault="00000000" w:rsidRPr="00000000" w14:paraId="0000017F">
      <w:pPr>
        <w:numPr>
          <w:ilvl w:val="0"/>
          <w:numId w:val="36"/>
        </w:numPr>
        <w:spacing w:after="480" w:before="0" w:line="276" w:lineRule="auto"/>
        <w:ind w:left="720" w:hanging="360"/>
        <w:rPr>
          <w:color w:val="292934"/>
        </w:rPr>
      </w:pPr>
      <w:r w:rsidDel="00000000" w:rsidR="00000000" w:rsidRPr="00000000">
        <w:rPr>
          <w:color w:val="292934"/>
          <w:rtl w:val="0"/>
        </w:rPr>
        <w:t xml:space="preserve">Better relations with the open source community and open source organizations.</w:t>
      </w:r>
    </w:p>
    <w:p w:rsidR="00000000" w:rsidDel="00000000" w:rsidP="00000000" w:rsidRDefault="00000000" w:rsidRPr="00000000" w14:paraId="00000180">
      <w:pPr>
        <w:pStyle w:val="Heading3"/>
        <w:spacing w:after="160" w:before="0" w:lineRule="auto"/>
        <w:rPr/>
      </w:pPr>
      <w:bookmarkStart w:colFirst="0" w:colLast="0" w:name="_4f1mdlm" w:id="66"/>
      <w:bookmarkEnd w:id="66"/>
      <w:r w:rsidDel="00000000" w:rsidR="00000000" w:rsidRPr="00000000">
        <w:rPr>
          <w:rtl w:val="0"/>
        </w:rPr>
        <w:t xml:space="preserve">Establish Community Relationships</w:t>
      </w:r>
    </w:p>
    <w:p w:rsidR="00000000" w:rsidDel="00000000" w:rsidP="00000000" w:rsidRDefault="00000000" w:rsidRPr="00000000" w14:paraId="00000181">
      <w:pPr>
        <w:keepNext w:val="0"/>
        <w:keepLines w:val="0"/>
        <w:pageBreakBefore w:val="0"/>
        <w:widowControl w:val="1"/>
        <w:spacing w:after="200" w:before="0" w:line="276" w:lineRule="auto"/>
        <w:ind w:left="0" w:right="0" w:firstLine="0"/>
        <w:jc w:val="left"/>
        <w:rPr>
          <w:color w:val="292934"/>
        </w:rPr>
      </w:pPr>
      <w:r w:rsidDel="00000000" w:rsidR="00000000" w:rsidRPr="00000000">
        <w:rPr>
          <w:color w:val="292934"/>
          <w:rtl w:val="0"/>
        </w:rPr>
        <w:t xml:space="preserve">An organization</w:t>
      </w:r>
      <w:r w:rsidDel="00000000" w:rsidR="00000000" w:rsidRPr="00000000">
        <w:rPr>
          <w:color w:val="292934"/>
          <w:rtl w:val="0"/>
        </w:rPr>
        <w:t xml:space="preserve"> that uses open source in a commercial product should try to create and maintain a good relationship with the open source community, and, in particular, with specific communities related to the open source projects that are used and deployed in the company’s commercial products.</w:t>
      </w:r>
      <w:r w:rsidDel="00000000" w:rsidR="00000000" w:rsidRPr="00000000">
        <w:rPr>
          <w:rtl w:val="0"/>
        </w:rPr>
      </w:r>
    </w:p>
    <w:p w:rsidR="00000000" w:rsidDel="00000000" w:rsidP="00000000" w:rsidRDefault="00000000" w:rsidRPr="00000000" w14:paraId="00000182">
      <w:pPr>
        <w:keepNext w:val="0"/>
        <w:keepLines w:val="0"/>
        <w:pageBreakBefore w:val="0"/>
        <w:widowControl w:val="1"/>
        <w:spacing w:after="480" w:before="0" w:line="276" w:lineRule="auto"/>
        <w:ind w:left="0" w:right="0" w:firstLine="0"/>
        <w:jc w:val="left"/>
        <w:rPr>
          <w:color w:val="292934"/>
        </w:rPr>
      </w:pPr>
      <w:r w:rsidDel="00000000" w:rsidR="00000000" w:rsidRPr="00000000">
        <w:rPr>
          <w:color w:val="292934"/>
          <w:rtl w:val="0"/>
        </w:rPr>
        <w:t xml:space="preserve">Good relationships with the software communities are helpful in enhancing two-way communication: upstreaming improvements and getting support from the software developers, as well as when seeking advice on the best way to become/stay compliant or resolve compliance issues.</w:t>
      </w:r>
    </w:p>
    <w:p w:rsidR="00000000" w:rsidDel="00000000" w:rsidP="00000000" w:rsidRDefault="00000000" w:rsidRPr="00000000" w14:paraId="00000183">
      <w:pPr>
        <w:pStyle w:val="Heading2"/>
        <w:spacing w:after="160" w:before="0" w:lineRule="auto"/>
        <w:rPr/>
      </w:pPr>
      <w:bookmarkStart w:colFirst="0" w:colLast="0" w:name="_2u6wntf" w:id="67"/>
      <w:bookmarkEnd w:id="67"/>
      <w:r w:rsidDel="00000000" w:rsidR="00000000" w:rsidRPr="00000000">
        <w:rPr>
          <w:rtl w:val="0"/>
        </w:rPr>
        <w:t xml:space="preserve">Knowledge Check</w:t>
      </w:r>
    </w:p>
    <w:p w:rsidR="00000000" w:rsidDel="00000000" w:rsidP="00000000" w:rsidRDefault="00000000" w:rsidRPr="00000000" w14:paraId="00000184">
      <w:pPr>
        <w:numPr>
          <w:ilvl w:val="0"/>
          <w:numId w:val="5"/>
        </w:numPr>
        <w:spacing w:after="160" w:lineRule="auto"/>
        <w:ind w:left="720" w:hanging="360"/>
        <w:rPr/>
      </w:pPr>
      <w:r w:rsidDel="00000000" w:rsidR="00000000" w:rsidRPr="00000000">
        <w:rPr>
          <w:rtl w:val="0"/>
        </w:rPr>
        <w:t xml:space="preserve">What types of pitfalls are common in open source compliance? </w:t>
      </w:r>
    </w:p>
    <w:p w:rsidR="00000000" w:rsidDel="00000000" w:rsidP="00000000" w:rsidRDefault="00000000" w:rsidRPr="00000000" w14:paraId="00000185">
      <w:pPr>
        <w:numPr>
          <w:ilvl w:val="1"/>
          <w:numId w:val="5"/>
        </w:numPr>
        <w:spacing w:after="160" w:lineRule="auto"/>
        <w:ind w:left="1440" w:hanging="360"/>
        <w:rPr/>
      </w:pPr>
      <w:r w:rsidDel="00000000" w:rsidR="00000000" w:rsidRPr="00000000">
        <w:rPr>
          <w:rtl w:val="0"/>
        </w:rPr>
        <w:t xml:space="preserve">Intellectual property pitfalls</w:t>
      </w:r>
    </w:p>
    <w:p w:rsidR="00000000" w:rsidDel="00000000" w:rsidP="00000000" w:rsidRDefault="00000000" w:rsidRPr="00000000" w14:paraId="00000186">
      <w:pPr>
        <w:numPr>
          <w:ilvl w:val="1"/>
          <w:numId w:val="5"/>
        </w:numPr>
        <w:spacing w:after="160" w:lineRule="auto"/>
        <w:ind w:left="1440" w:hanging="360"/>
        <w:rPr>
          <w:u w:val="none"/>
        </w:rPr>
      </w:pPr>
      <w:r w:rsidDel="00000000" w:rsidR="00000000" w:rsidRPr="00000000">
        <w:rPr>
          <w:rtl w:val="0"/>
        </w:rPr>
        <w:t xml:space="preserve">License compliance pitfalls</w:t>
      </w:r>
    </w:p>
    <w:p w:rsidR="00000000" w:rsidDel="00000000" w:rsidP="00000000" w:rsidRDefault="00000000" w:rsidRPr="00000000" w14:paraId="00000187">
      <w:pPr>
        <w:numPr>
          <w:ilvl w:val="1"/>
          <w:numId w:val="5"/>
        </w:numPr>
        <w:spacing w:after="160" w:lineRule="auto"/>
        <w:ind w:left="1440" w:hanging="360"/>
        <w:rPr>
          <w:u w:val="none"/>
        </w:rPr>
      </w:pPr>
      <w:r w:rsidDel="00000000" w:rsidR="00000000" w:rsidRPr="00000000">
        <w:rPr>
          <w:rtl w:val="0"/>
        </w:rPr>
        <w:t xml:space="preserve">Compliance process pitfalls</w:t>
      </w:r>
    </w:p>
    <w:p w:rsidR="00000000" w:rsidDel="00000000" w:rsidP="00000000" w:rsidRDefault="00000000" w:rsidRPr="00000000" w14:paraId="00000188">
      <w:pPr>
        <w:numPr>
          <w:ilvl w:val="1"/>
          <w:numId w:val="5"/>
        </w:numPr>
        <w:spacing w:after="160" w:lineRule="auto"/>
        <w:ind w:left="1440" w:hanging="360"/>
        <w:rPr>
          <w:u w:val="none"/>
        </w:rPr>
      </w:pPr>
      <w:r w:rsidDel="00000000" w:rsidR="00000000" w:rsidRPr="00000000">
        <w:rPr>
          <w:rtl w:val="0"/>
        </w:rPr>
        <w:t xml:space="preserve">All of the above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9">
      <w:pPr>
        <w:numPr>
          <w:ilvl w:val="0"/>
          <w:numId w:val="5"/>
        </w:numPr>
        <w:spacing w:after="160" w:lineRule="auto"/>
        <w:ind w:left="720" w:hanging="360"/>
        <w:rPr/>
      </w:pPr>
      <w:r w:rsidDel="00000000" w:rsidR="00000000" w:rsidRPr="00000000">
        <w:rPr>
          <w:rtl w:val="0"/>
        </w:rPr>
        <w:t xml:space="preserve">An example of a license compliance failure is failing to mark an open source software after modification.</w:t>
      </w:r>
      <w:r w:rsidDel="00000000" w:rsidR="00000000" w:rsidRPr="00000000">
        <w:rPr>
          <w:rtl w:val="0"/>
        </w:rPr>
        <w:t xml:space="preserve"> True or False?</w:t>
      </w:r>
      <w:r w:rsidDel="00000000" w:rsidR="00000000" w:rsidRPr="00000000">
        <w:rPr>
          <w:rtl w:val="0"/>
        </w:rPr>
      </w:r>
    </w:p>
    <w:p w:rsidR="00000000" w:rsidDel="00000000" w:rsidP="00000000" w:rsidRDefault="00000000" w:rsidRPr="00000000" w14:paraId="0000018A">
      <w:pPr>
        <w:numPr>
          <w:ilvl w:val="1"/>
          <w:numId w:val="5"/>
        </w:numPr>
        <w:spacing w:after="160" w:lineRule="auto"/>
        <w:ind w:left="1440" w:hanging="360"/>
        <w:rPr/>
      </w:pPr>
      <w:r w:rsidDel="00000000" w:rsidR="00000000" w:rsidRPr="00000000">
        <w:rPr>
          <w:rtl w:val="0"/>
        </w:rPr>
        <w:t xml:space="preserve">True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B">
      <w:pPr>
        <w:numPr>
          <w:ilvl w:val="1"/>
          <w:numId w:val="5"/>
        </w:numPr>
        <w:spacing w:after="160" w:lineRule="auto"/>
        <w:ind w:left="1440" w:hanging="360"/>
        <w:rPr/>
      </w:pPr>
      <w:r w:rsidDel="00000000" w:rsidR="00000000" w:rsidRPr="00000000">
        <w:rPr>
          <w:rtl w:val="0"/>
        </w:rPr>
        <w:t xml:space="preserve">False </w:t>
      </w:r>
    </w:p>
    <w:p w:rsidR="00000000" w:rsidDel="00000000" w:rsidP="00000000" w:rsidRDefault="00000000" w:rsidRPr="00000000" w14:paraId="0000018C">
      <w:pPr>
        <w:numPr>
          <w:ilvl w:val="0"/>
          <w:numId w:val="5"/>
        </w:numPr>
        <w:spacing w:after="160" w:lineRule="auto"/>
        <w:ind w:left="720" w:hanging="360"/>
        <w:rPr/>
      </w:pPr>
      <w:r w:rsidDel="00000000" w:rsidR="00000000" w:rsidRPr="00000000">
        <w:rPr>
          <w:rtl w:val="0"/>
        </w:rPr>
        <w:t xml:space="preserve">What are the benefits of prioritizing compliance? Select all answers that apply.</w:t>
      </w:r>
    </w:p>
    <w:p w:rsidR="00000000" w:rsidDel="00000000" w:rsidP="00000000" w:rsidRDefault="00000000" w:rsidRPr="00000000" w14:paraId="0000018D">
      <w:pPr>
        <w:numPr>
          <w:ilvl w:val="1"/>
          <w:numId w:val="5"/>
        </w:numPr>
        <w:spacing w:after="160" w:lineRule="auto"/>
        <w:ind w:left="1440" w:hanging="360"/>
        <w:rPr/>
      </w:pPr>
      <w:r w:rsidDel="00000000" w:rsidR="00000000" w:rsidRPr="00000000">
        <w:rPr>
          <w:rtl w:val="0"/>
        </w:rPr>
        <w:t xml:space="preserve">T</w:t>
      </w:r>
      <w:r w:rsidDel="00000000" w:rsidR="00000000" w:rsidRPr="00000000">
        <w:rPr>
          <w:rFonts w:ascii="Arial Unicode MS" w:cs="Arial Unicode MS" w:eastAsia="Arial Unicode MS" w:hAnsi="Arial Unicode MS"/>
          <w:rtl w:val="0"/>
        </w:rPr>
        <w:t xml:space="preserve">he final product will be functional and high quality → </w:t>
      </w:r>
      <w:r w:rsidDel="00000000" w:rsidR="00000000" w:rsidRPr="00000000">
        <w:rPr>
          <w:highlight w:val="red"/>
          <w:rtl w:val="0"/>
        </w:rPr>
        <w:t xml:space="preserve">Incorrect Answer</w:t>
      </w:r>
    </w:p>
    <w:p w:rsidR="00000000" w:rsidDel="00000000" w:rsidP="00000000" w:rsidRDefault="00000000" w:rsidRPr="00000000" w14:paraId="0000018E">
      <w:pPr>
        <w:numPr>
          <w:ilvl w:val="1"/>
          <w:numId w:val="5"/>
        </w:numPr>
        <w:spacing w:after="160" w:lineRule="auto"/>
        <w:ind w:left="1440" w:hanging="360"/>
        <w:rPr/>
      </w:pPr>
      <w:bookmarkStart w:colFirst="0" w:colLast="0" w:name="_4k668n3" w:id="68"/>
      <w:bookmarkEnd w:id="68"/>
      <w:r w:rsidDel="00000000" w:rsidR="00000000" w:rsidRPr="00000000">
        <w:rPr>
          <w:rtl w:val="0"/>
        </w:rPr>
        <w:t xml:space="preserve">Potential compliance mistakes are addressed early</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8F">
      <w:pPr>
        <w:numPr>
          <w:ilvl w:val="1"/>
          <w:numId w:val="5"/>
        </w:numPr>
        <w:spacing w:after="160" w:before="0" w:line="276" w:lineRule="auto"/>
        <w:ind w:left="1440" w:hanging="360"/>
        <w:rPr>
          <w:sz w:val="24"/>
          <w:szCs w:val="24"/>
          <w:u w:val="none"/>
        </w:rPr>
      </w:pPr>
      <w:bookmarkStart w:colFirst="0" w:colLast="0" w:name="_3kiv19118g88" w:id="69"/>
      <w:bookmarkEnd w:id="69"/>
      <w:r w:rsidDel="00000000" w:rsidR="00000000" w:rsidRPr="00000000">
        <w:rPr>
          <w:rtl w:val="0"/>
        </w:rPr>
        <w:t xml:space="preserve">O</w:t>
      </w:r>
      <w:r w:rsidDel="00000000" w:rsidR="00000000" w:rsidRPr="00000000">
        <w:rPr>
          <w:rtl w:val="0"/>
        </w:rPr>
        <w:t xml:space="preserve">pen source is used more efficiently and in a compliant manner --&gt; </w:t>
      </w:r>
      <w:r w:rsidDel="00000000" w:rsidR="00000000" w:rsidRPr="00000000">
        <w:rPr>
          <w:highlight w:val="yellow"/>
          <w:rtl w:val="0"/>
        </w:rPr>
        <w:t xml:space="preserve">Correct answer</w:t>
      </w:r>
      <w:r w:rsidDel="00000000" w:rsidR="00000000" w:rsidRPr="00000000">
        <w:rPr>
          <w:rtl w:val="0"/>
        </w:rPr>
        <w:t xml:space="preserve"> </w:t>
      </w:r>
    </w:p>
    <w:p w:rsidR="00000000" w:rsidDel="00000000" w:rsidP="00000000" w:rsidRDefault="00000000" w:rsidRPr="00000000" w14:paraId="00000190">
      <w:pPr>
        <w:numPr>
          <w:ilvl w:val="1"/>
          <w:numId w:val="5"/>
        </w:numPr>
        <w:spacing w:after="160" w:before="0" w:line="276" w:lineRule="auto"/>
        <w:ind w:left="1440" w:hanging="360"/>
        <w:rPr>
          <w:sz w:val="24"/>
          <w:szCs w:val="24"/>
          <w:u w:val="none"/>
        </w:rPr>
      </w:pPr>
      <w:bookmarkStart w:colFirst="0" w:colLast="0" w:name="_nuvgw9ndaws8" w:id="70"/>
      <w:bookmarkEnd w:id="70"/>
      <w:r w:rsidDel="00000000" w:rsidR="00000000" w:rsidRPr="00000000">
        <w:rPr>
          <w:rtl w:val="0"/>
        </w:rPr>
        <w:t xml:space="preserve">Meaningful relationships with the open source community are established --&gt; </w:t>
      </w:r>
      <w:r w:rsidDel="00000000" w:rsidR="00000000" w:rsidRPr="00000000">
        <w:rPr>
          <w:highlight w:val="yellow"/>
          <w:rtl w:val="0"/>
        </w:rPr>
        <w:t xml:space="preserve">Correct answer</w:t>
      </w:r>
    </w:p>
    <w:p w:rsidR="00000000" w:rsidDel="00000000" w:rsidP="00000000" w:rsidRDefault="00000000" w:rsidRPr="00000000" w14:paraId="00000191">
      <w:pPr>
        <w:numPr>
          <w:ilvl w:val="1"/>
          <w:numId w:val="5"/>
        </w:numPr>
        <w:spacing w:after="160" w:before="0" w:line="276" w:lineRule="auto"/>
        <w:ind w:left="1440" w:hanging="360"/>
        <w:rPr>
          <w:sz w:val="24"/>
          <w:szCs w:val="24"/>
          <w:u w:val="none"/>
        </w:rPr>
      </w:pPr>
      <w:bookmarkStart w:colFirst="0" w:colLast="0" w:name="_a3mn88fe17qu" w:id="71"/>
      <w:bookmarkEnd w:id="71"/>
      <w:r w:rsidDel="00000000" w:rsidR="00000000" w:rsidRPr="00000000">
        <w:rPr>
          <w:rFonts w:ascii="Arial Unicode MS" w:cs="Arial Unicode MS" w:eastAsia="Arial Unicode MS" w:hAnsi="Arial Unicode MS"/>
          <w:rtl w:val="0"/>
        </w:rPr>
        <w:t xml:space="preserve">There are no benefits, compliance generates additional cost in money and time → </w:t>
      </w:r>
      <w:r w:rsidDel="00000000" w:rsidR="00000000" w:rsidRPr="00000000">
        <w:rPr>
          <w:highlight w:val="red"/>
          <w:rtl w:val="0"/>
        </w:rPr>
        <w:t xml:space="preserve">Incorrect Answer</w:t>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spacing w:after="240" w:before="0" w:lineRule="auto"/>
        <w:rPr>
          <w:color w:val="ffffff"/>
          <w:highlight w:val="darkGreen"/>
        </w:rPr>
      </w:pPr>
      <w:bookmarkStart w:colFirst="0" w:colLast="0" w:name="_e5dkwec4sqyf" w:id="72"/>
      <w:bookmarkEnd w:id="72"/>
      <w:r w:rsidDel="00000000" w:rsidR="00000000" w:rsidRPr="00000000">
        <w:rPr>
          <w:rtl w:val="0"/>
        </w:rPr>
        <w:t xml:space="preserve">Chapter 5. Developer Guidelines</w:t>
      </w:r>
      <w:r w:rsidDel="00000000" w:rsidR="00000000" w:rsidRPr="00000000">
        <w:rPr>
          <w:rtl w:val="0"/>
        </w:rPr>
      </w:r>
    </w:p>
    <w:p w:rsidR="00000000" w:rsidDel="00000000" w:rsidP="00000000" w:rsidRDefault="00000000" w:rsidRPr="00000000" w14:paraId="00000193">
      <w:pPr>
        <w:pStyle w:val="Heading2"/>
        <w:spacing w:after="160" w:before="0" w:lineRule="auto"/>
        <w:rPr/>
      </w:pPr>
      <w:bookmarkStart w:colFirst="0" w:colLast="0" w:name="_ln48gq4hr8oj" w:id="73"/>
      <w:bookmarkEnd w:id="73"/>
      <w:r w:rsidDel="00000000" w:rsidR="00000000" w:rsidRPr="00000000">
        <w:rPr>
          <w:rtl w:val="0"/>
        </w:rPr>
        <w:t xml:space="preserve">Introduction</w:t>
      </w:r>
    </w:p>
    <w:p w:rsidR="00000000" w:rsidDel="00000000" w:rsidP="00000000" w:rsidRDefault="00000000" w:rsidRPr="00000000" w14:paraId="00000194">
      <w:pPr>
        <w:pStyle w:val="Heading3"/>
        <w:spacing w:after="160" w:before="0" w:lineRule="auto"/>
        <w:rPr/>
      </w:pPr>
      <w:bookmarkStart w:colFirst="0" w:colLast="0" w:name="_endcka78kqoo" w:id="74"/>
      <w:bookmarkEnd w:id="74"/>
      <w:r w:rsidDel="00000000" w:rsidR="00000000" w:rsidRPr="00000000">
        <w:rPr>
          <w:rtl w:val="0"/>
        </w:rPr>
        <w:t xml:space="preserve">Chapter Overview</w:t>
      </w:r>
    </w:p>
    <w:p w:rsidR="00000000" w:rsidDel="00000000" w:rsidP="00000000" w:rsidRDefault="00000000" w:rsidRPr="00000000" w14:paraId="00000195">
      <w:pPr>
        <w:spacing w:after="160" w:before="0" w:line="276" w:lineRule="auto"/>
        <w:rPr/>
      </w:pPr>
      <w:r w:rsidDel="00000000" w:rsidR="00000000" w:rsidRPr="00000000">
        <w:rPr>
          <w:rtl w:val="0"/>
        </w:rPr>
        <w:t xml:space="preserve">Software developers (and integrators) are central to the use of open source within an organization and therefore key to a smooth-running compliance program. This chapter provides guidelines targeted directly to developers.</w:t>
      </w:r>
    </w:p>
    <w:p w:rsidR="00000000" w:rsidDel="00000000" w:rsidP="00000000" w:rsidRDefault="00000000" w:rsidRPr="00000000" w14:paraId="00000196">
      <w:pPr>
        <w:spacing w:after="480" w:before="0" w:line="276" w:lineRule="auto"/>
        <w:rPr/>
      </w:pPr>
      <w:r w:rsidDel="00000000" w:rsidR="00000000" w:rsidRPr="00000000">
        <w:rPr>
          <w:b w:val="1"/>
          <w:i w:val="1"/>
          <w:rtl w:val="0"/>
        </w:rPr>
        <w:t xml:space="preserve">NOTE</w:t>
      </w:r>
      <w:r w:rsidDel="00000000" w:rsidR="00000000" w:rsidRPr="00000000">
        <w:rPr>
          <w:i w:val="1"/>
          <w:rtl w:val="0"/>
        </w:rPr>
        <w:t xml:space="preserve">: OpenChain additionally offers a one-page</w:t>
      </w:r>
      <w:del w:author="Mary Hardy" w:id="150" w:date="2023-03-16T21:28:48Z">
        <w:r w:rsidDel="00000000" w:rsidR="00000000" w:rsidRPr="00000000">
          <w:rPr>
            <w:i w:val="1"/>
            <w:rtl w:val="0"/>
          </w:rPr>
          <w:delText xml:space="preserve">r</w:delText>
        </w:r>
      </w:del>
      <w:r w:rsidDel="00000000" w:rsidR="00000000" w:rsidRPr="00000000">
        <w:rPr>
          <w:i w:val="1"/>
          <w:rtl w:val="0"/>
        </w:rPr>
        <w:t xml:space="preserve"> set of guidelines applicable for all developers on </w:t>
      </w:r>
      <w:hyperlink r:id="rId33">
        <w:r w:rsidDel="00000000" w:rsidR="00000000" w:rsidRPr="00000000">
          <w:rPr>
            <w:i w:val="1"/>
            <w:color w:val="1155cc"/>
            <w:u w:val="single"/>
            <w:rtl w:val="0"/>
          </w:rPr>
          <w:t xml:space="preserve">GitHub</w:t>
        </w:r>
      </w:hyperlink>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97">
      <w:pPr>
        <w:pStyle w:val="Heading3"/>
        <w:spacing w:after="160" w:before="0" w:lineRule="auto"/>
        <w:rPr/>
      </w:pPr>
      <w:bookmarkStart w:colFirst="0" w:colLast="0" w:name="_804sv358mvjq" w:id="75"/>
      <w:bookmarkEnd w:id="75"/>
      <w:r w:rsidDel="00000000" w:rsidR="00000000" w:rsidRPr="00000000">
        <w:rPr>
          <w:rtl w:val="0"/>
        </w:rPr>
        <w:t xml:space="preserve">Learning Objectives</w:t>
      </w:r>
    </w:p>
    <w:p w:rsidR="00000000" w:rsidDel="00000000" w:rsidP="00000000" w:rsidRDefault="00000000" w:rsidRPr="00000000" w14:paraId="00000198">
      <w:pPr>
        <w:spacing w:after="160" w:before="0" w:line="276" w:lineRule="auto"/>
        <w:rPr/>
      </w:pPr>
      <w:r w:rsidDel="00000000" w:rsidR="00000000" w:rsidRPr="00000000">
        <w:rPr>
          <w:rtl w:val="0"/>
        </w:rPr>
        <w:t xml:space="preserve">By the end of this chapter, you should be able to:</w:t>
      </w:r>
    </w:p>
    <w:p w:rsidR="00000000" w:rsidDel="00000000" w:rsidP="00000000" w:rsidRDefault="00000000" w:rsidRPr="00000000" w14:paraId="00000199">
      <w:pPr>
        <w:numPr>
          <w:ilvl w:val="0"/>
          <w:numId w:val="8"/>
        </w:numPr>
        <w:spacing w:after="80" w:before="0" w:line="276" w:lineRule="auto"/>
        <w:ind w:left="720" w:hanging="360"/>
        <w:rPr>
          <w:rFonts w:ascii="Arial" w:cs="Arial" w:eastAsia="Arial" w:hAnsi="Arial"/>
          <w:color w:val="000000"/>
        </w:rPr>
      </w:pPr>
      <w:r w:rsidDel="00000000" w:rsidR="00000000" w:rsidRPr="00000000">
        <w:rPr>
          <w:color w:val="000000"/>
          <w:rtl w:val="0"/>
        </w:rPr>
        <w:t xml:space="preserve">Understand </w:t>
      </w:r>
      <w:r w:rsidDel="00000000" w:rsidR="00000000" w:rsidRPr="00000000">
        <w:rPr>
          <w:rtl w:val="0"/>
        </w:rPr>
        <w:t xml:space="preserve">d</w:t>
      </w:r>
      <w:r w:rsidDel="00000000" w:rsidR="00000000" w:rsidRPr="00000000">
        <w:rPr>
          <w:color w:val="000000"/>
          <w:rtl w:val="0"/>
        </w:rPr>
        <w:t xml:space="preserve">eveloper guidelines with respect to open source projects.</w:t>
      </w:r>
    </w:p>
    <w:p w:rsidR="00000000" w:rsidDel="00000000" w:rsidP="00000000" w:rsidRDefault="00000000" w:rsidRPr="00000000" w14:paraId="0000019A">
      <w:pPr>
        <w:numPr>
          <w:ilvl w:val="0"/>
          <w:numId w:val="8"/>
        </w:numPr>
        <w:spacing w:after="80" w:before="0" w:line="276" w:lineRule="auto"/>
        <w:ind w:left="720" w:hanging="360"/>
        <w:rPr>
          <w:rFonts w:ascii="Arial" w:cs="Arial" w:eastAsia="Arial" w:hAnsi="Arial"/>
          <w:color w:val="000000"/>
        </w:rPr>
      </w:pPr>
      <w:r w:rsidDel="00000000" w:rsidR="00000000" w:rsidRPr="00000000">
        <w:rPr>
          <w:color w:val="000000"/>
          <w:rtl w:val="0"/>
        </w:rPr>
        <w:t xml:space="preserve">Understand compliance process requirements.</w:t>
      </w:r>
    </w:p>
    <w:p w:rsidR="00000000" w:rsidDel="00000000" w:rsidP="00000000" w:rsidRDefault="00000000" w:rsidRPr="00000000" w14:paraId="0000019B">
      <w:pPr>
        <w:numPr>
          <w:ilvl w:val="0"/>
          <w:numId w:val="8"/>
        </w:numPr>
        <w:spacing w:after="480" w:before="0" w:line="276" w:lineRule="auto"/>
        <w:ind w:left="720" w:hanging="360"/>
        <w:rPr>
          <w:rFonts w:ascii="Arial" w:cs="Arial" w:eastAsia="Arial" w:hAnsi="Arial"/>
          <w:color w:val="000000"/>
        </w:rPr>
      </w:pPr>
      <w:r w:rsidDel="00000000" w:rsidR="00000000" w:rsidRPr="00000000">
        <w:rPr>
          <w:color w:val="000000"/>
          <w:rtl w:val="0"/>
        </w:rPr>
        <w:t xml:space="preserve">Understand the compliances process that applies to open source components.</w:t>
      </w:r>
    </w:p>
    <w:p w:rsidR="00000000" w:rsidDel="00000000" w:rsidP="00000000" w:rsidRDefault="00000000" w:rsidRPr="00000000" w14:paraId="0000019C">
      <w:pPr>
        <w:pStyle w:val="Heading2"/>
        <w:spacing w:after="160" w:before="0" w:lineRule="auto"/>
        <w:rPr/>
      </w:pPr>
      <w:bookmarkStart w:colFirst="0" w:colLast="0" w:name="_p9yl8gmt5912" w:id="76"/>
      <w:bookmarkEnd w:id="76"/>
      <w:r w:rsidDel="00000000" w:rsidR="00000000" w:rsidRPr="00000000">
        <w:rPr>
          <w:rtl w:val="0"/>
        </w:rPr>
        <w:t xml:space="preserve">Understanding the Development Challenge</w:t>
      </w:r>
    </w:p>
    <w:p w:rsidR="00000000" w:rsidDel="00000000" w:rsidP="00000000" w:rsidRDefault="00000000" w:rsidRPr="00000000" w14:paraId="0000019D">
      <w:pPr>
        <w:pStyle w:val="Heading3"/>
        <w:spacing w:after="160" w:before="0" w:lineRule="auto"/>
        <w:rPr/>
      </w:pPr>
      <w:bookmarkStart w:colFirst="0" w:colLast="0" w:name="_37m2jsg" w:id="77"/>
      <w:bookmarkEnd w:id="77"/>
      <w:r w:rsidDel="00000000" w:rsidR="00000000" w:rsidRPr="00000000">
        <w:rPr>
          <w:rtl w:val="0"/>
        </w:rPr>
        <w:t xml:space="preserve">Developer Guidelines</w:t>
      </w:r>
    </w:p>
    <w:p w:rsidR="00000000" w:rsidDel="00000000" w:rsidP="00000000" w:rsidRDefault="00000000" w:rsidRPr="00000000" w14:paraId="0000019E">
      <w:pPr>
        <w:spacing w:after="160" w:before="0" w:line="276" w:lineRule="auto"/>
        <w:ind w:left="0" w:hanging="15"/>
        <w:rPr/>
      </w:pPr>
      <w:r w:rsidDel="00000000" w:rsidR="00000000" w:rsidRPr="00000000">
        <w:rPr>
          <w:rtl w:val="0"/>
        </w:rPr>
        <w:t xml:space="preserve">W</w:t>
      </w:r>
      <w:r w:rsidDel="00000000" w:rsidR="00000000" w:rsidRPr="00000000">
        <w:rPr>
          <w:rtl w:val="0"/>
        </w:rPr>
        <w:t xml:space="preserve">hen using third-party code, it is imperative to select from high quality, well-supported communities that meet your requirements regarding community structure, activities, and accountability. </w:t>
      </w:r>
    </w:p>
    <w:p w:rsidR="00000000" w:rsidDel="00000000" w:rsidP="00000000" w:rsidRDefault="00000000" w:rsidRPr="00000000" w14:paraId="0000019F">
      <w:pPr>
        <w:spacing w:after="160" w:before="0" w:line="276" w:lineRule="auto"/>
        <w:ind w:left="0" w:hanging="15"/>
        <w:rPr/>
      </w:pPr>
      <w:r w:rsidDel="00000000" w:rsidR="00000000" w:rsidRPr="00000000">
        <w:rPr>
          <w:rtl w:val="0"/>
        </w:rPr>
        <w:t xml:space="preserve">Don’t hesitate to seek guidance and advice from the appropriate people inside your company, such as the Open Source Program Office (OSPO), the legal department, or the office of the CTO. Make sure you are clear on who the right people are and what is the right department to talk to</w:t>
      </w:r>
      <w:r w:rsidDel="00000000" w:rsidR="00000000" w:rsidRPr="00000000">
        <w:rPr>
          <w:rFonts w:ascii="Roboto" w:cs="Roboto" w:eastAsia="Roboto" w:hAnsi="Roboto"/>
          <w:i w:val="1"/>
          <w:color w:val="2a2a2a"/>
          <w:sz w:val="24"/>
          <w:szCs w:val="24"/>
          <w:highlight w:val="white"/>
          <w:rtl w:val="0"/>
        </w:rPr>
        <w:t xml:space="preserve">—</w:t>
      </w:r>
      <w:r w:rsidDel="00000000" w:rsidR="00000000" w:rsidRPr="00000000">
        <w:rPr>
          <w:rtl w:val="0"/>
        </w:rPr>
        <w:t xml:space="preserve">this should be clearly specified in the organization's policy documentation. To learn more about OSPO, enroll in the </w:t>
      </w:r>
      <w:hyperlink r:id="rId34">
        <w:r w:rsidDel="00000000" w:rsidR="00000000" w:rsidRPr="00000000">
          <w:rPr>
            <w:color w:val="1155cc"/>
            <w:u w:val="single"/>
            <w:rtl w:val="0"/>
          </w:rPr>
          <w:t xml:space="preserve">Open Source Management &amp; Strategy</w:t>
        </w:r>
      </w:hyperlink>
      <w:r w:rsidDel="00000000" w:rsidR="00000000" w:rsidRPr="00000000">
        <w:rPr>
          <w:rtl w:val="0"/>
        </w:rPr>
        <w:t xml:space="preserve"> course series offered by the Linux Foundation.</w:t>
      </w:r>
    </w:p>
    <w:p w:rsidR="00000000" w:rsidDel="00000000" w:rsidP="00000000" w:rsidRDefault="00000000" w:rsidRPr="00000000" w14:paraId="000001A0">
      <w:pPr>
        <w:spacing w:after="160" w:before="0" w:line="276" w:lineRule="auto"/>
        <w:rPr/>
      </w:pPr>
      <w:r w:rsidDel="00000000" w:rsidR="00000000" w:rsidRPr="00000000">
        <w:rPr>
          <w:rtl w:val="0"/>
        </w:rPr>
        <w:t xml:space="preserve">Also, check the company’s policy regarding the approval process. For example, some companies may have extensive “approve” lists for third-party code. Others may require case-by-case approvals. Most will probably have a combination of different procedures depending on the task being worked on. The company open source policy should help clarify this for you.</w:t>
      </w:r>
    </w:p>
    <w:p w:rsidR="00000000" w:rsidDel="00000000" w:rsidP="00000000" w:rsidRDefault="00000000" w:rsidRPr="00000000" w14:paraId="000001A1">
      <w:pPr>
        <w:spacing w:after="160" w:before="0" w:line="276" w:lineRule="auto"/>
        <w:rPr/>
      </w:pPr>
      <w:r w:rsidDel="00000000" w:rsidR="00000000" w:rsidRPr="00000000">
        <w:rPr>
          <w:rtl w:val="0"/>
        </w:rPr>
        <w:t xml:space="preserve">It is important to either finish the above action items or to follow other company guidelines before checking new code into the internal company systems. </w:t>
      </w:r>
      <w:r w:rsidDel="00000000" w:rsidR="00000000" w:rsidRPr="00000000">
        <w:rPr>
          <w:highlight w:val="white"/>
          <w:rtl w:val="0"/>
        </w:rPr>
        <w:t xml:space="preserve">Checking the company's policy regarding the approval process</w:t>
      </w:r>
      <w:r w:rsidDel="00000000" w:rsidR="00000000" w:rsidRPr="00000000">
        <w:rPr>
          <w:rtl w:val="0"/>
        </w:rPr>
        <w:t xml:space="preserve"> typically goes beyond personal use of the code for a specified project. However, </w:t>
      </w:r>
      <w:r w:rsidDel="00000000" w:rsidR="00000000" w:rsidRPr="00000000">
        <w:rPr>
          <w:highlight w:val="white"/>
          <w:rtl w:val="0"/>
        </w:rPr>
        <w:t xml:space="preserve">it is still</w:t>
      </w:r>
      <w:r w:rsidDel="00000000" w:rsidR="00000000" w:rsidRPr="00000000">
        <w:rPr>
          <w:rtl w:val="0"/>
        </w:rPr>
        <w:t xml:space="preserve"> encouraged considering the potential negative implications of the code accidentally being used by other teams in the future without approval if there is a process breakdown</w:t>
      </w:r>
      <w:del w:author="Mary Hardy" w:id="151" w:date="2023-03-16T21:42:35Z">
        <w:r w:rsidDel="00000000" w:rsidR="00000000" w:rsidRPr="00000000">
          <w:rPr>
            <w:rtl w:val="0"/>
          </w:rPr>
          <w:delText xml:space="preserve"> in place</w:delText>
        </w:r>
      </w:del>
      <w:r w:rsidDel="00000000" w:rsidR="00000000" w:rsidRPr="00000000">
        <w:rPr>
          <w:rtl w:val="0"/>
        </w:rPr>
        <w:t xml:space="preserve">.</w:t>
      </w:r>
    </w:p>
    <w:p w:rsidR="00000000" w:rsidDel="00000000" w:rsidP="00000000" w:rsidRDefault="00000000" w:rsidRPr="00000000" w14:paraId="000001A2">
      <w:pPr>
        <w:spacing w:after="160" w:before="0" w:line="276" w:lineRule="auto"/>
        <w:ind w:left="0" w:firstLine="0"/>
        <w:rPr/>
      </w:pPr>
      <w:r w:rsidDel="00000000" w:rsidR="00000000" w:rsidRPr="00000000">
        <w:rPr>
          <w:rtl w:val="0"/>
        </w:rPr>
        <w:t xml:space="preserve">Quite often a developer </w:t>
      </w:r>
      <w:r w:rsidDel="00000000" w:rsidR="00000000" w:rsidRPr="00000000">
        <w:rPr>
          <w:rtl w:val="0"/>
        </w:rPr>
        <w:t xml:space="preserve">or development</w:t>
      </w:r>
      <w:r w:rsidDel="00000000" w:rsidR="00000000" w:rsidRPr="00000000">
        <w:rPr>
          <w:rtl w:val="0"/>
        </w:rPr>
        <w:t xml:space="preserve"> team will be in a situation where contributing code back to a third-party project makes sense (e.g., a bug fix, so that it isn’t necessary to keep making the same fix whenever a new version of the open source is released and used). In these situations, you should also check your company’s open source policy (or relevant documentation) to make sure that your intended contribution fits into the company’s approach and that of the community in question. </w:t>
      </w:r>
    </w:p>
    <w:p w:rsidR="00000000" w:rsidDel="00000000" w:rsidP="00000000" w:rsidRDefault="00000000" w:rsidRPr="00000000" w14:paraId="000001A3">
      <w:pPr>
        <w:spacing w:after="160" w:before="0" w:line="276" w:lineRule="auto"/>
        <w:ind w:left="0" w:firstLine="0"/>
        <w:rPr/>
      </w:pPr>
      <w:r w:rsidDel="00000000" w:rsidR="00000000" w:rsidRPr="00000000">
        <w:rPr>
          <w:rtl w:val="0"/>
        </w:rPr>
        <w:t xml:space="preserve">Regardless of whether you are taking code into your company or sending code outside of your company, it is important to be mindful and careful of license information. It should be provided in all cases to ensure clarity. Be careful not to remove or inadvertently change existing open source license information or license texts in third-party code. This applies whether it is an inbound or outbound contribution. The clarity in the licensing is critical to ensuring that things run smoothly.</w:t>
      </w:r>
    </w:p>
    <w:p w:rsidR="00000000" w:rsidDel="00000000" w:rsidP="00000000" w:rsidRDefault="00000000" w:rsidRPr="00000000" w14:paraId="000001A4">
      <w:pPr>
        <w:spacing w:after="160" w:before="0" w:line="276" w:lineRule="auto"/>
        <w:ind w:left="0" w:firstLine="0"/>
        <w:rPr/>
      </w:pPr>
      <w:r w:rsidDel="00000000" w:rsidR="00000000" w:rsidRPr="00000000">
        <w:rPr>
          <w:rtl w:val="0"/>
        </w:rPr>
        <w:t xml:space="preserve">Wherever possible, do not rename open source components unless there is a specific requirement to do so for your particular use case or because of a requirement in a license. The reason for this is simple: if and when you rename the code, you increase the risk of misinterpretation around the license and the chance of someone in the future failing to understand the provenance of this code.</w:t>
      </w:r>
    </w:p>
    <w:p w:rsidR="00000000" w:rsidDel="00000000" w:rsidP="00000000" w:rsidRDefault="00000000" w:rsidRPr="00000000" w14:paraId="000001A5">
      <w:pPr>
        <w:spacing w:after="480" w:before="0" w:line="276" w:lineRule="auto"/>
        <w:ind w:left="0" w:firstLine="0"/>
        <w:rPr/>
      </w:pPr>
      <w:r w:rsidDel="00000000" w:rsidR="00000000" w:rsidRPr="00000000">
        <w:rPr>
          <w:rtl w:val="0"/>
        </w:rPr>
        <w:t xml:space="preserve">Adjacent to this, you should also gather and </w:t>
      </w:r>
      <w:r w:rsidDel="00000000" w:rsidR="00000000" w:rsidRPr="00000000">
        <w:rPr>
          <w:rtl w:val="0"/>
        </w:rPr>
        <w:t xml:space="preserve">retain attribution information according to the licenses about the third-party open source projects</w:t>
      </w:r>
      <w:r w:rsidDel="00000000" w:rsidR="00000000" w:rsidRPr="00000000">
        <w:rPr>
          <w:rtl w:val="0"/>
        </w:rPr>
        <w:t xml:space="preserve"> you are using. This will allow you and your teams to quickly return to the projects and engage with them to receive the latest code and the latest available community support.</w:t>
      </w:r>
    </w:p>
    <w:p w:rsidR="00000000" w:rsidDel="00000000" w:rsidP="00000000" w:rsidRDefault="00000000" w:rsidRPr="00000000" w14:paraId="000001A6">
      <w:pPr>
        <w:pStyle w:val="Heading3"/>
        <w:spacing w:after="160" w:before="0" w:lineRule="auto"/>
        <w:rPr/>
      </w:pPr>
      <w:bookmarkStart w:colFirst="0" w:colLast="0" w:name="_1mrcu09" w:id="78"/>
      <w:bookmarkEnd w:id="78"/>
      <w:r w:rsidDel="00000000" w:rsidR="00000000" w:rsidRPr="00000000">
        <w:rPr>
          <w:rtl w:val="0"/>
        </w:rPr>
        <w:t xml:space="preserve">Anticipate Compliance Process Requirements</w:t>
      </w:r>
    </w:p>
    <w:p w:rsidR="00000000" w:rsidDel="00000000" w:rsidP="00000000" w:rsidRDefault="00000000" w:rsidRPr="00000000" w14:paraId="000001A7">
      <w:pPr>
        <w:spacing w:after="160" w:before="0" w:line="276" w:lineRule="auto"/>
        <w:ind w:left="0" w:hanging="15"/>
        <w:rPr>
          <w:color w:val="292934"/>
        </w:rPr>
      </w:pPr>
      <w:r w:rsidDel="00000000" w:rsidR="00000000" w:rsidRPr="00000000">
        <w:rPr>
          <w:color w:val="292934"/>
          <w:rtl w:val="0"/>
        </w:rPr>
        <w:t xml:space="preserve">The overhead of using third-party code in a compliant way is not high, but it does exist. It is useful to ensure that you budget time and resources for addressing your company’s open source policy process requirements in the development work plans. This type of activity is part of the (small) cost of having access to open source or proprietary code from third-parties. </w:t>
      </w:r>
    </w:p>
    <w:p w:rsidR="00000000" w:rsidDel="00000000" w:rsidP="00000000" w:rsidRDefault="00000000" w:rsidRPr="00000000" w14:paraId="000001A8">
      <w:pPr>
        <w:spacing w:after="160" w:before="0" w:line="276" w:lineRule="auto"/>
        <w:ind w:left="0" w:hanging="15"/>
        <w:rPr>
          <w:color w:val="292934"/>
        </w:rPr>
      </w:pPr>
      <w:r w:rsidDel="00000000" w:rsidR="00000000" w:rsidRPr="00000000">
        <w:rPr>
          <w:color w:val="292934"/>
          <w:rtl w:val="0"/>
        </w:rPr>
        <w:t xml:space="preserve">Issues you may want to spend time on include considering the impact of linking or incorporating third-party code into your code or other third-party code. Understanding license implications early on can save you a lot of time later. This can be part of your architectural planning cycle.</w:t>
      </w:r>
    </w:p>
    <w:p w:rsidR="00000000" w:rsidDel="00000000" w:rsidP="00000000" w:rsidRDefault="00000000" w:rsidRPr="00000000" w14:paraId="000001A9">
      <w:pPr>
        <w:spacing w:after="160" w:before="0" w:line="276" w:lineRule="auto"/>
        <w:ind w:left="0" w:hanging="15"/>
        <w:rPr>
          <w:color w:val="292934"/>
        </w:rPr>
      </w:pPr>
      <w:r w:rsidDel="00000000" w:rsidR="00000000" w:rsidRPr="00000000">
        <w:rPr>
          <w:color w:val="292934"/>
          <w:rtl w:val="0"/>
        </w:rPr>
        <w:t xml:space="preserve">You will also want to ensure that the third-party code approvals previously obtained via your company’s policy are still valid with this new project. Sometimes an approval is dependent on a specific product or service. Checking this now will save time later. </w:t>
      </w:r>
    </w:p>
    <w:p w:rsidR="00000000" w:rsidDel="00000000" w:rsidP="00000000" w:rsidRDefault="00000000" w:rsidRPr="00000000" w14:paraId="000001AA">
      <w:pPr>
        <w:spacing w:after="480" w:before="0" w:line="276" w:lineRule="auto"/>
        <w:ind w:left="0" w:hanging="15"/>
        <w:rPr>
          <w:color w:val="292934"/>
        </w:rPr>
      </w:pPr>
      <w:r w:rsidDel="00000000" w:rsidR="00000000" w:rsidRPr="00000000">
        <w:rPr>
          <w:color w:val="292934"/>
          <w:rtl w:val="0"/>
        </w:rPr>
        <w:t xml:space="preserve">The same applies to every upgrade to the packages being used. It is important for security reasons to be current, but it must be a decision and approval explicitly included in processes to avoid unforeseen complications later. These can range from unexpected behavior to changes in the licensing of the code.</w:t>
      </w:r>
    </w:p>
    <w:p w:rsidR="00000000" w:rsidDel="00000000" w:rsidP="00000000" w:rsidRDefault="00000000" w:rsidRPr="00000000" w14:paraId="000001AB">
      <w:pPr>
        <w:pStyle w:val="Heading3"/>
        <w:spacing w:after="160" w:lineRule="auto"/>
        <w:ind w:hanging="15"/>
        <w:rPr/>
      </w:pPr>
      <w:bookmarkStart w:colFirst="0" w:colLast="0" w:name="_dli9y32qmnl9" w:id="79"/>
      <w:bookmarkEnd w:id="79"/>
      <w:r w:rsidDel="00000000" w:rsidR="00000000" w:rsidRPr="00000000">
        <w:rPr>
          <w:rtl w:val="0"/>
        </w:rPr>
        <w:t xml:space="preserve">Compliance Process Applies to All Open Source Components</w:t>
      </w:r>
    </w:p>
    <w:p w:rsidR="00000000" w:rsidDel="00000000" w:rsidP="00000000" w:rsidRDefault="00000000" w:rsidRPr="00000000" w14:paraId="000001AC">
      <w:pPr>
        <w:spacing w:after="160" w:before="0" w:line="276" w:lineRule="auto"/>
        <w:rPr/>
      </w:pPr>
      <w:r w:rsidDel="00000000" w:rsidR="00000000" w:rsidRPr="00000000">
        <w:rPr>
          <w:color w:val="292934"/>
          <w:rtl w:val="0"/>
        </w:rPr>
        <w:t xml:space="preserve">Y</w:t>
      </w:r>
      <w:r w:rsidDel="00000000" w:rsidR="00000000" w:rsidRPr="00000000">
        <w:rPr>
          <w:color w:val="292934"/>
          <w:rtl w:val="0"/>
        </w:rPr>
        <w:t xml:space="preserve">our final validation is an important step aiming to prevent </w:t>
      </w:r>
      <w:r w:rsidDel="00000000" w:rsidR="00000000" w:rsidRPr="00000000">
        <w:rPr>
          <w:color w:val="292934"/>
          <w:rtl w:val="0"/>
        </w:rPr>
        <w:t xml:space="preserve">releasing code with compliance issues that will be more difficult and/or costly to fix later</w:t>
      </w:r>
      <w:r w:rsidDel="00000000" w:rsidR="00000000" w:rsidRPr="00000000">
        <w:rPr>
          <w:color w:val="292934"/>
          <w:rtl w:val="0"/>
        </w:rPr>
        <w:t xml:space="preserve">. </w:t>
      </w:r>
      <w:r w:rsidDel="00000000" w:rsidR="00000000" w:rsidRPr="00000000">
        <w:rPr>
          <w:highlight w:val="white"/>
          <w:rtl w:val="0"/>
        </w:rPr>
        <w:t xml:space="preserve">You always have the obligation to ensure that you are in compliance with all OSS component licenses that you have obtained from your suppliers and that you include in your product what your suppliers are providing. You also need to be aware of any obligations that transfer onto the receiver as the third-party code arrives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D">
      <w:pPr>
        <w:spacing w:after="480" w:before="0" w:line="276" w:lineRule="auto"/>
        <w:ind w:left="0" w:hanging="15"/>
        <w:rPr>
          <w:color w:val="292934"/>
          <w:sz w:val="24"/>
          <w:szCs w:val="24"/>
        </w:rPr>
      </w:pPr>
      <w:r w:rsidDel="00000000" w:rsidR="00000000" w:rsidRPr="00000000">
        <w:rPr>
          <w:color w:val="292934"/>
          <w:rtl w:val="0"/>
        </w:rPr>
        <w:t xml:space="preserve">Having some form of inbound code audit is extremely useful to get this done. This burden does not have to rest on your team. For example, some companies and some project teams have a policy that suppliers must include a source code audit report to make your decision-making processes quicker.</w:t>
      </w:r>
      <w:r w:rsidDel="00000000" w:rsidR="00000000" w:rsidRPr="00000000">
        <w:rPr>
          <w:rtl w:val="0"/>
        </w:rPr>
      </w:r>
    </w:p>
    <w:p w:rsidR="00000000" w:rsidDel="00000000" w:rsidP="00000000" w:rsidRDefault="00000000" w:rsidRPr="00000000" w14:paraId="000001AE">
      <w:pPr>
        <w:pStyle w:val="Heading2"/>
        <w:spacing w:after="160" w:before="0" w:lineRule="auto"/>
        <w:rPr/>
      </w:pPr>
      <w:bookmarkStart w:colFirst="0" w:colLast="0" w:name="_yac3jql7o362" w:id="80"/>
      <w:bookmarkEnd w:id="80"/>
      <w:r w:rsidDel="00000000" w:rsidR="00000000" w:rsidRPr="00000000">
        <w:rPr>
          <w:rtl w:val="0"/>
        </w:rPr>
        <w:t xml:space="preserve">Knowledge Check</w:t>
      </w:r>
    </w:p>
    <w:p w:rsidR="00000000" w:rsidDel="00000000" w:rsidP="00000000" w:rsidRDefault="00000000" w:rsidRPr="00000000" w14:paraId="000001AF">
      <w:pPr>
        <w:numPr>
          <w:ilvl w:val="0"/>
          <w:numId w:val="26"/>
        </w:numPr>
        <w:spacing w:after="200" w:lineRule="auto"/>
        <w:ind w:left="720" w:hanging="360"/>
        <w:rPr>
          <w:u w:val="none"/>
        </w:rPr>
      </w:pPr>
      <w:r w:rsidDel="00000000" w:rsidR="00000000" w:rsidRPr="00000000">
        <w:rPr>
          <w:rtl w:val="0"/>
        </w:rPr>
        <w:t xml:space="preserve">Which of the following are some</w:t>
      </w:r>
      <w:r w:rsidDel="00000000" w:rsidR="00000000" w:rsidRPr="00000000">
        <w:rPr>
          <w:rtl w:val="0"/>
        </w:rPr>
        <w:t xml:space="preserve"> general guidelines that developers can practice when working with open source? Select all answers that apply.</w:t>
      </w:r>
    </w:p>
    <w:p w:rsidR="00000000" w:rsidDel="00000000" w:rsidP="00000000" w:rsidRDefault="00000000" w:rsidRPr="00000000" w14:paraId="000001B0">
      <w:pPr>
        <w:numPr>
          <w:ilvl w:val="1"/>
          <w:numId w:val="26"/>
        </w:numPr>
        <w:spacing w:after="80" w:lineRule="auto"/>
        <w:ind w:left="1440" w:hanging="360"/>
        <w:rPr>
          <w:u w:val="none"/>
        </w:rPr>
      </w:pPr>
      <w:r w:rsidDel="00000000" w:rsidR="00000000" w:rsidRPr="00000000">
        <w:rPr>
          <w:rtl w:val="0"/>
        </w:rPr>
        <w:t xml:space="preserve">Select code from high quality open source communities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1">
      <w:pPr>
        <w:numPr>
          <w:ilvl w:val="1"/>
          <w:numId w:val="26"/>
        </w:numPr>
        <w:spacing w:after="80" w:lineRule="auto"/>
        <w:ind w:left="1440" w:hanging="360"/>
        <w:rPr>
          <w:u w:val="none"/>
        </w:rPr>
      </w:pPr>
      <w:r w:rsidDel="00000000" w:rsidR="00000000" w:rsidRPr="00000000">
        <w:rPr>
          <w:rtl w:val="0"/>
        </w:rPr>
        <w:t xml:space="preserve">Seek guidance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2">
      <w:pPr>
        <w:numPr>
          <w:ilvl w:val="1"/>
          <w:numId w:val="26"/>
        </w:numPr>
        <w:spacing w:after="80" w:lineRule="auto"/>
        <w:ind w:left="1440" w:hanging="360"/>
        <w:rPr>
          <w:u w:val="none"/>
        </w:rPr>
      </w:pPr>
      <w:r w:rsidDel="00000000" w:rsidR="00000000" w:rsidRPr="00000000">
        <w:rPr>
          <w:rFonts w:ascii="Arial Unicode MS" w:cs="Arial Unicode MS" w:eastAsia="Arial Unicode MS" w:hAnsi="Arial Unicode MS"/>
          <w:rtl w:val="0"/>
        </w:rPr>
        <w:t xml:space="preserve">Ignore all guidelines, and just contribute good code → </w:t>
      </w:r>
      <w:r w:rsidDel="00000000" w:rsidR="00000000" w:rsidRPr="00000000">
        <w:rPr>
          <w:highlight w:val="red"/>
          <w:rtl w:val="0"/>
        </w:rPr>
        <w:t xml:space="preserve">Incorrect Answer</w:t>
      </w:r>
      <w:r w:rsidDel="00000000" w:rsidR="00000000" w:rsidRPr="00000000">
        <w:rPr>
          <w:rtl w:val="0"/>
        </w:rPr>
      </w:r>
    </w:p>
    <w:p w:rsidR="00000000" w:rsidDel="00000000" w:rsidP="00000000" w:rsidRDefault="00000000" w:rsidRPr="00000000" w14:paraId="000001B3">
      <w:pPr>
        <w:numPr>
          <w:ilvl w:val="1"/>
          <w:numId w:val="26"/>
        </w:numPr>
        <w:spacing w:after="80" w:lineRule="auto"/>
        <w:ind w:left="1440" w:hanging="360"/>
        <w:rPr>
          <w:u w:val="none"/>
        </w:rPr>
      </w:pPr>
      <w:r w:rsidDel="00000000" w:rsidR="00000000" w:rsidRPr="00000000">
        <w:rPr>
          <w:rtl w:val="0"/>
        </w:rPr>
        <w:t xml:space="preserve">Preserve existing licensing information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4">
      <w:pPr>
        <w:numPr>
          <w:ilvl w:val="1"/>
          <w:numId w:val="26"/>
        </w:numPr>
        <w:spacing w:after="160" w:lineRule="auto"/>
        <w:ind w:left="1440" w:hanging="360"/>
        <w:rPr>
          <w:u w:val="none"/>
        </w:rPr>
      </w:pPr>
      <w:r w:rsidDel="00000000" w:rsidR="00000000" w:rsidRPr="00000000">
        <w:rPr>
          <w:rtl w:val="0"/>
        </w:rPr>
        <w:t xml:space="preserve">Gather and retain open source project information for your review process</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5">
      <w:pPr>
        <w:numPr>
          <w:ilvl w:val="0"/>
          <w:numId w:val="18"/>
        </w:numPr>
        <w:spacing w:after="160" w:before="200" w:lineRule="auto"/>
        <w:ind w:left="720" w:hanging="360"/>
        <w:rPr>
          <w:u w:val="none"/>
        </w:rPr>
      </w:pPr>
      <w:r w:rsidDel="00000000" w:rsidR="00000000" w:rsidRPr="00000000">
        <w:rPr>
          <w:rtl w:val="0"/>
        </w:rPr>
        <w:t xml:space="preserve">Should you remove or alter open source license header information?</w:t>
      </w:r>
    </w:p>
    <w:p w:rsidR="00000000" w:rsidDel="00000000" w:rsidP="00000000" w:rsidRDefault="00000000" w:rsidRPr="00000000" w14:paraId="000001B6">
      <w:pPr>
        <w:numPr>
          <w:ilvl w:val="1"/>
          <w:numId w:val="18"/>
        </w:numPr>
        <w:spacing w:after="160" w:before="200" w:lineRule="auto"/>
        <w:ind w:left="1440" w:hanging="360"/>
        <w:rPr>
          <w:u w:val="none"/>
        </w:rPr>
      </w:pPr>
      <w:r w:rsidDel="00000000" w:rsidR="00000000" w:rsidRPr="00000000">
        <w:rPr>
          <w:rtl w:val="0"/>
        </w:rPr>
        <w:t xml:space="preserve">Yes, as it is now part of your software</w:t>
      </w:r>
    </w:p>
    <w:p w:rsidR="00000000" w:rsidDel="00000000" w:rsidP="00000000" w:rsidRDefault="00000000" w:rsidRPr="00000000" w14:paraId="000001B7">
      <w:pPr>
        <w:numPr>
          <w:ilvl w:val="1"/>
          <w:numId w:val="18"/>
        </w:numPr>
        <w:spacing w:after="160" w:before="200" w:lineRule="auto"/>
        <w:ind w:left="1440" w:hanging="360"/>
      </w:pPr>
      <w:r w:rsidDel="00000000" w:rsidR="00000000" w:rsidRPr="00000000">
        <w:rPr>
          <w:rtl w:val="0"/>
        </w:rPr>
        <w:t xml:space="preserve">Yes, that’s the best way to keep the source file short and tidy</w:t>
      </w:r>
    </w:p>
    <w:p w:rsidR="00000000" w:rsidDel="00000000" w:rsidP="00000000" w:rsidRDefault="00000000" w:rsidRPr="00000000" w14:paraId="000001B8">
      <w:pPr>
        <w:numPr>
          <w:ilvl w:val="1"/>
          <w:numId w:val="18"/>
        </w:numPr>
        <w:spacing w:after="160" w:before="200" w:lineRule="auto"/>
        <w:ind w:left="1440" w:hanging="360"/>
      </w:pPr>
      <w:r w:rsidDel="00000000" w:rsidR="00000000" w:rsidRPr="00000000">
        <w:rPr>
          <w:rtl w:val="0"/>
        </w:rPr>
        <w:t xml:space="preserve">No, existing license information should be preserved and additional header information can be added for modifications or additions to source code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9">
      <w:pPr>
        <w:numPr>
          <w:ilvl w:val="0"/>
          <w:numId w:val="16"/>
        </w:numPr>
        <w:spacing w:after="200" w:before="0" w:lineRule="auto"/>
        <w:ind w:left="720" w:hanging="360"/>
        <w:rPr>
          <w:u w:val="none"/>
        </w:rPr>
      </w:pPr>
      <w:r w:rsidDel="00000000" w:rsidR="00000000" w:rsidRPr="00000000">
        <w:rPr>
          <w:rtl w:val="0"/>
        </w:rPr>
        <w:t xml:space="preserve">C</w:t>
      </w:r>
      <w:r w:rsidDel="00000000" w:rsidR="00000000" w:rsidRPr="00000000">
        <w:rPr>
          <w:rtl w:val="0"/>
        </w:rPr>
        <w:t xml:space="preserve">an a new version of a previously-reviewed open source component create new compliance issues? Select all answers that apply.</w:t>
      </w:r>
    </w:p>
    <w:p w:rsidR="00000000" w:rsidDel="00000000" w:rsidP="00000000" w:rsidRDefault="00000000" w:rsidRPr="00000000" w14:paraId="000001BA">
      <w:pPr>
        <w:numPr>
          <w:ilvl w:val="1"/>
          <w:numId w:val="16"/>
        </w:numPr>
        <w:spacing w:after="80" w:before="0" w:lineRule="auto"/>
        <w:ind w:left="1440" w:hanging="360"/>
        <w:rPr>
          <w:u w:val="none"/>
        </w:rPr>
      </w:pPr>
      <w:r w:rsidDel="00000000" w:rsidR="00000000" w:rsidRPr="00000000">
        <w:rPr>
          <w:rtl w:val="0"/>
        </w:rPr>
        <w:t xml:space="preserve">Yes, if there is a</w:t>
      </w:r>
      <w:r w:rsidDel="00000000" w:rsidR="00000000" w:rsidRPr="00000000">
        <w:rPr>
          <w:rtl w:val="0"/>
        </w:rPr>
        <w:t xml:space="preserve"> change in the open source license for the new version of the open source component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BB">
      <w:pPr>
        <w:numPr>
          <w:ilvl w:val="1"/>
          <w:numId w:val="16"/>
        </w:numPr>
        <w:spacing w:after="80" w:before="0" w:lineRule="auto"/>
        <w:ind w:left="1440" w:hanging="360"/>
        <w:rPr>
          <w:u w:val="none"/>
        </w:rPr>
      </w:pPr>
      <w:r w:rsidDel="00000000" w:rsidR="00000000" w:rsidRPr="00000000">
        <w:rPr>
          <w:rtl w:val="0"/>
        </w:rPr>
        <w:t xml:space="preserve">Yes, if </w:t>
      </w:r>
      <w:r w:rsidDel="00000000" w:rsidR="00000000" w:rsidRPr="00000000">
        <w:rPr>
          <w:rtl w:val="0"/>
        </w:rPr>
        <w:t xml:space="preserve">new dependencies are introduced with new versions which creates additional open source obligations</w:t>
      </w:r>
      <w:r w:rsidDel="00000000" w:rsidR="00000000" w:rsidRPr="00000000">
        <w:rPr>
          <w:rtl w:val="0"/>
        </w:rPr>
        <w:t xml:space="preserve"> --&gt; </w:t>
      </w:r>
      <w:r w:rsidDel="00000000" w:rsidR="00000000" w:rsidRPr="00000000">
        <w:rPr>
          <w:highlight w:val="yellow"/>
          <w:rtl w:val="0"/>
        </w:rPr>
        <w:t xml:space="preserve">Correct answer</w:t>
      </w:r>
    </w:p>
    <w:p w:rsidR="00000000" w:rsidDel="00000000" w:rsidP="00000000" w:rsidRDefault="00000000" w:rsidRPr="00000000" w14:paraId="000001BC">
      <w:pPr>
        <w:numPr>
          <w:ilvl w:val="1"/>
          <w:numId w:val="16"/>
        </w:numPr>
        <w:spacing w:after="80" w:afterAutospacing="0" w:before="0" w:lineRule="auto"/>
        <w:ind w:left="1440" w:hanging="360"/>
        <w:rPr/>
      </w:pPr>
      <w:r w:rsidDel="00000000" w:rsidR="00000000" w:rsidRPr="00000000">
        <w:rPr>
          <w:rFonts w:ascii="Arial Unicode MS" w:cs="Arial Unicode MS" w:eastAsia="Arial Unicode MS" w:hAnsi="Arial Unicode MS"/>
          <w:rtl w:val="0"/>
        </w:rPr>
        <w:t xml:space="preserve">No, authors are not allowed to change licenses or copyright notices for future versions of existing open source components. → </w:t>
      </w:r>
      <w:r w:rsidDel="00000000" w:rsidR="00000000" w:rsidRPr="00000000">
        <w:rPr>
          <w:highlight w:val="red"/>
          <w:rtl w:val="0"/>
        </w:rPr>
        <w:t xml:space="preserve">Incorrect answer</w:t>
      </w:r>
      <w:r w:rsidDel="00000000" w:rsidR="00000000" w:rsidRPr="00000000">
        <w:rPr>
          <w:rtl w:val="0"/>
        </w:rPr>
      </w:r>
    </w:p>
    <w:p w:rsidR="00000000" w:rsidDel="00000000" w:rsidP="00000000" w:rsidRDefault="00000000" w:rsidRPr="00000000" w14:paraId="000001BD">
      <w:pPr>
        <w:numPr>
          <w:ilvl w:val="1"/>
          <w:numId w:val="16"/>
        </w:numPr>
        <w:spacing w:after="160" w:before="8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None of the above → </w:t>
      </w:r>
      <w:r w:rsidDel="00000000" w:rsidR="00000000" w:rsidRPr="00000000">
        <w:rPr>
          <w:highlight w:val="red"/>
          <w:rtl w:val="0"/>
        </w:rPr>
        <w:t xml:space="preserve">Incorrect answer</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spacing w:after="240" w:before="0" w:lineRule="auto"/>
        <w:rPr>
          <w:color w:val="ffffff"/>
          <w:highlight w:val="darkGreen"/>
        </w:rPr>
      </w:pPr>
      <w:bookmarkStart w:colFirst="0" w:colLast="0" w:name="_r5abd7opquhh" w:id="81"/>
      <w:bookmarkEnd w:id="81"/>
      <w:r w:rsidDel="00000000" w:rsidR="00000000" w:rsidRPr="00000000">
        <w:rPr>
          <w:rtl w:val="0"/>
        </w:rPr>
        <w:t xml:space="preserve">Chapter 6. Bringing Things Together</w:t>
      </w:r>
      <w:r w:rsidDel="00000000" w:rsidR="00000000" w:rsidRPr="00000000">
        <w:rPr>
          <w:rtl w:val="0"/>
        </w:rPr>
      </w:r>
    </w:p>
    <w:p w:rsidR="00000000" w:rsidDel="00000000" w:rsidP="00000000" w:rsidRDefault="00000000" w:rsidRPr="00000000" w14:paraId="000001BF">
      <w:pPr>
        <w:pStyle w:val="Heading2"/>
        <w:spacing w:after="160" w:before="0" w:lineRule="auto"/>
        <w:rPr/>
      </w:pPr>
      <w:bookmarkStart w:colFirst="0" w:colLast="0" w:name="_6vqssitv8qtq" w:id="82"/>
      <w:bookmarkEnd w:id="82"/>
      <w:r w:rsidDel="00000000" w:rsidR="00000000" w:rsidRPr="00000000">
        <w:rPr>
          <w:rtl w:val="0"/>
        </w:rPr>
        <w:t xml:space="preserve">Introduction</w:t>
      </w:r>
    </w:p>
    <w:p w:rsidR="00000000" w:rsidDel="00000000" w:rsidP="00000000" w:rsidRDefault="00000000" w:rsidRPr="00000000" w14:paraId="000001C0">
      <w:pPr>
        <w:pStyle w:val="Heading3"/>
        <w:spacing w:after="160" w:before="0" w:lineRule="auto"/>
        <w:rPr/>
      </w:pPr>
      <w:bookmarkStart w:colFirst="0" w:colLast="0" w:name="_5rll1ppzr1zy" w:id="83"/>
      <w:bookmarkEnd w:id="83"/>
      <w:r w:rsidDel="00000000" w:rsidR="00000000" w:rsidRPr="00000000">
        <w:rPr>
          <w:rtl w:val="0"/>
        </w:rPr>
        <w:t xml:space="preserve">Chapter Overview</w:t>
      </w:r>
      <w:r w:rsidDel="00000000" w:rsidR="00000000" w:rsidRPr="00000000">
        <w:rPr>
          <w:rtl w:val="0"/>
        </w:rPr>
      </w:r>
    </w:p>
    <w:p w:rsidR="00000000" w:rsidDel="00000000" w:rsidP="00000000" w:rsidRDefault="00000000" w:rsidRPr="00000000" w14:paraId="000001C1">
      <w:pPr>
        <w:spacing w:after="480" w:before="0" w:line="276" w:lineRule="auto"/>
        <w:rPr/>
      </w:pPr>
      <w:bookmarkStart w:colFirst="0" w:colLast="0" w:name="_3l18frh" w:id="84"/>
      <w:bookmarkEnd w:id="84"/>
      <w:r w:rsidDel="00000000" w:rsidR="00000000" w:rsidRPr="00000000">
        <w:rPr>
          <w:rtl w:val="0"/>
        </w:rPr>
        <w:t xml:space="preserve">This chapter summarizes what was presented in the previous sections and discusses next steps in your open source license compliance management journey.</w:t>
      </w:r>
    </w:p>
    <w:p w:rsidR="00000000" w:rsidDel="00000000" w:rsidP="00000000" w:rsidRDefault="00000000" w:rsidRPr="00000000" w14:paraId="000001C2">
      <w:pPr>
        <w:pStyle w:val="Heading3"/>
        <w:spacing w:after="160" w:before="0" w:lineRule="auto"/>
        <w:rPr/>
      </w:pPr>
      <w:bookmarkStart w:colFirst="0" w:colLast="0" w:name="_1tfmhzp3fhep" w:id="85"/>
      <w:bookmarkEnd w:id="85"/>
      <w:r w:rsidDel="00000000" w:rsidR="00000000" w:rsidRPr="00000000">
        <w:rPr>
          <w:rtl w:val="0"/>
        </w:rPr>
        <w:t xml:space="preserve">Learning Objectives</w:t>
      </w:r>
    </w:p>
    <w:p w:rsidR="00000000" w:rsidDel="00000000" w:rsidP="00000000" w:rsidRDefault="00000000" w:rsidRPr="00000000" w14:paraId="000001C3">
      <w:pPr>
        <w:spacing w:after="160" w:before="0" w:line="276" w:lineRule="auto"/>
        <w:rPr>
          <w:color w:val="000000"/>
        </w:rPr>
      </w:pPr>
      <w:bookmarkStart w:colFirst="0" w:colLast="0" w:name="_206ipza" w:id="86"/>
      <w:bookmarkEnd w:id="86"/>
      <w:r w:rsidDel="00000000" w:rsidR="00000000" w:rsidRPr="00000000">
        <w:rPr>
          <w:color w:val="000000"/>
          <w:rtl w:val="0"/>
        </w:rPr>
        <w:t xml:space="preserve">By the end of this chapter, you should be able to: </w:t>
      </w:r>
    </w:p>
    <w:p w:rsidR="00000000" w:rsidDel="00000000" w:rsidP="00000000" w:rsidRDefault="00000000" w:rsidRPr="00000000" w14:paraId="000001C4">
      <w:pPr>
        <w:numPr>
          <w:ilvl w:val="0"/>
          <w:numId w:val="28"/>
        </w:numPr>
        <w:spacing w:after="80" w:before="0" w:line="276" w:lineRule="auto"/>
        <w:ind w:left="720" w:hanging="360"/>
        <w:rPr>
          <w:color w:val="000000"/>
          <w:u w:val="none"/>
        </w:rPr>
      </w:pPr>
      <w:bookmarkStart w:colFirst="0" w:colLast="0" w:name="_84f9ufmadu5c" w:id="87"/>
      <w:bookmarkEnd w:id="87"/>
      <w:r w:rsidDel="00000000" w:rsidR="00000000" w:rsidRPr="00000000">
        <w:rPr>
          <w:rtl w:val="0"/>
        </w:rPr>
        <w:t xml:space="preserve">List key takeaways and challenges as related to open source license compliance management.</w:t>
      </w:r>
      <w:r w:rsidDel="00000000" w:rsidR="00000000" w:rsidRPr="00000000">
        <w:rPr>
          <w:rtl w:val="0"/>
        </w:rPr>
      </w:r>
    </w:p>
    <w:p w:rsidR="00000000" w:rsidDel="00000000" w:rsidP="00000000" w:rsidRDefault="00000000" w:rsidRPr="00000000" w14:paraId="000001C5">
      <w:pPr>
        <w:numPr>
          <w:ilvl w:val="0"/>
          <w:numId w:val="28"/>
        </w:numPr>
        <w:spacing w:after="480" w:before="0" w:line="276" w:lineRule="auto"/>
        <w:ind w:left="720" w:hanging="360"/>
        <w:rPr>
          <w:color w:val="000000"/>
          <w:u w:val="none"/>
        </w:rPr>
      </w:pPr>
      <w:bookmarkStart w:colFirst="0" w:colLast="0" w:name="_61sxtpsbkif0" w:id="88"/>
      <w:bookmarkEnd w:id="88"/>
      <w:r w:rsidDel="00000000" w:rsidR="00000000" w:rsidRPr="00000000">
        <w:rPr>
          <w:rtl w:val="0"/>
        </w:rPr>
        <w:t xml:space="preserve">Use additional resources to further deepen your understanding of open source license compliance management. </w:t>
      </w:r>
      <w:r w:rsidDel="00000000" w:rsidR="00000000" w:rsidRPr="00000000">
        <w:rPr>
          <w:rtl w:val="0"/>
        </w:rPr>
      </w:r>
    </w:p>
    <w:p w:rsidR="00000000" w:rsidDel="00000000" w:rsidP="00000000" w:rsidRDefault="00000000" w:rsidRPr="00000000" w14:paraId="000001C6">
      <w:pPr>
        <w:pStyle w:val="Heading2"/>
        <w:spacing w:after="160" w:before="0" w:lineRule="auto"/>
        <w:rPr/>
      </w:pPr>
      <w:bookmarkStart w:colFirst="0" w:colLast="0" w:name="_6cofmu4yvuou" w:id="89"/>
      <w:bookmarkEnd w:id="89"/>
      <w:r w:rsidDel="00000000" w:rsidR="00000000" w:rsidRPr="00000000">
        <w:rPr>
          <w:rtl w:val="0"/>
        </w:rPr>
        <w:t xml:space="preserve">Key Takeaways and Challenges</w:t>
      </w:r>
    </w:p>
    <w:p w:rsidR="00000000" w:rsidDel="00000000" w:rsidP="00000000" w:rsidRDefault="00000000" w:rsidRPr="00000000" w14:paraId="000001C7">
      <w:pPr>
        <w:pStyle w:val="Heading3"/>
        <w:spacing w:after="160" w:before="0" w:lineRule="auto"/>
        <w:rPr/>
      </w:pPr>
      <w:bookmarkStart w:colFirst="0" w:colLast="0" w:name="_o1exskal8a1f" w:id="90"/>
      <w:bookmarkEnd w:id="90"/>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1C8">
      <w:pPr>
        <w:spacing w:after="160" w:before="0" w:line="276" w:lineRule="auto"/>
        <w:rPr/>
      </w:pPr>
      <w:r w:rsidDel="00000000" w:rsidR="00000000" w:rsidRPr="00000000">
        <w:rPr>
          <w:rtl w:val="0"/>
        </w:rPr>
        <w:t xml:space="preserve">The key takeaways are as follows:</w:t>
      </w:r>
    </w:p>
    <w:p w:rsidR="00000000" w:rsidDel="00000000" w:rsidP="00000000" w:rsidRDefault="00000000" w:rsidRPr="00000000" w14:paraId="000001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We first discussed what open source license compliance is and what is needed to achieve open source license compliance. Then we talked about the outcomes of compliance software including identifying all open source components used in the software and licenses applicable to them, meeting the license obligations, and delivering the software package bundled with the compliant artifacts.</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highlight w:val="white"/>
          <w:rtl w:val="0"/>
        </w:rPr>
        <w:t xml:space="preserve">We also learned about the roles and responsibilities involved in the Open Source Review processes and took a brief walkthrough of how such a team would be placed in a medium-to-large-scale company. Then, we talked about how individual contributors often wear many hats in smaller companies.</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tl w:val="0"/>
        </w:rPr>
        <w:t xml:space="preserve">We talked about eight compliance activities based on a hypothetical example of an end-to-end compliance process for a medium-scale organization. We studied the steps involved in each activity and the possible outcomes of those steps.</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highlight w:val="white"/>
          <w:rtl w:val="0"/>
        </w:rPr>
        <w:t xml:space="preserve">We then focused on potential compliance pitfalls and discussed different ways to address them and minimize their risks.</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480" w:before="0" w:line="276" w:lineRule="auto"/>
        <w:ind w:left="720" w:right="0" w:hanging="360"/>
        <w:jc w:val="left"/>
        <w:rPr/>
      </w:pPr>
      <w:r w:rsidDel="00000000" w:rsidR="00000000" w:rsidRPr="00000000">
        <w:rPr>
          <w:highlight w:val="white"/>
          <w:rtl w:val="0"/>
        </w:rPr>
        <w:t xml:space="preserve">Last but not least, we introduced some developer guidelines with respect to the open source projects, and how to adhere to compliance requirements of the open source projects and components we are working with.</w:t>
      </w:r>
      <w:r w:rsidDel="00000000" w:rsidR="00000000" w:rsidRPr="00000000">
        <w:rPr>
          <w:rtl w:val="0"/>
        </w:rPr>
      </w:r>
    </w:p>
    <w:p w:rsidR="00000000" w:rsidDel="00000000" w:rsidP="00000000" w:rsidRDefault="00000000" w:rsidRPr="00000000" w14:paraId="000001CE">
      <w:pPr>
        <w:pStyle w:val="Heading3"/>
        <w:spacing w:after="160" w:before="0" w:lineRule="auto"/>
        <w:rPr/>
      </w:pPr>
      <w:bookmarkStart w:colFirst="0" w:colLast="0" w:name="_nfm7b3bxqrg5" w:id="91"/>
      <w:bookmarkEnd w:id="91"/>
      <w:r w:rsidDel="00000000" w:rsidR="00000000" w:rsidRPr="00000000">
        <w:rPr>
          <w:rtl w:val="0"/>
        </w:rPr>
        <w:t xml:space="preserve">Challenges</w:t>
      </w:r>
    </w:p>
    <w:p w:rsidR="00000000" w:rsidDel="00000000" w:rsidP="00000000" w:rsidRDefault="00000000" w:rsidRPr="00000000" w14:paraId="000001CF">
      <w:pPr>
        <w:spacing w:after="160" w:before="0" w:line="276" w:lineRule="auto"/>
        <w:rPr/>
      </w:pPr>
      <w:r w:rsidDel="00000000" w:rsidR="00000000" w:rsidRPr="00000000">
        <w:rPr>
          <w:rtl w:val="0"/>
        </w:rPr>
        <w:t xml:space="preserve">Challenges we may have to be aware of include the following:</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vertAlign w:val="baseline"/>
        </w:rPr>
      </w:pPr>
      <w:r w:rsidDel="00000000" w:rsidR="00000000" w:rsidRPr="00000000">
        <w:rPr>
          <w:highlight w:val="white"/>
          <w:rtl w:val="0"/>
        </w:rPr>
        <w:t xml:space="preserve">Knowing how to identify open source components when they are not visible to the naked eye. For example, when OSS license components are not listed on the package except for copyrights, author name(s) and/or inheritance notices.</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Understanding h</w:t>
      </w:r>
      <w:r w:rsidDel="00000000" w:rsidR="00000000" w:rsidRPr="00000000">
        <w:rPr>
          <w:i w:val="0"/>
          <w:smallCaps w:val="0"/>
          <w:strike w:val="0"/>
          <w:color w:val="000000"/>
          <w:sz w:val="22"/>
          <w:szCs w:val="22"/>
          <w:u w:val="none"/>
          <w:vertAlign w:val="baseline"/>
          <w:rtl w:val="0"/>
        </w:rPr>
        <w:t xml:space="preserve">ow to accommodate and identify the roles and responsibilities of open source review teams</w:t>
      </w:r>
      <w:r w:rsidDel="00000000" w:rsidR="00000000" w:rsidRPr="00000000">
        <w:rPr>
          <w:rtl w:val="0"/>
        </w:rPr>
        <w:t xml:space="preserve">, and how such teams</w:t>
      </w:r>
      <w:r w:rsidDel="00000000" w:rsidR="00000000" w:rsidRPr="00000000">
        <w:rPr>
          <w:i w:val="0"/>
          <w:smallCaps w:val="0"/>
          <w:strike w:val="0"/>
          <w:color w:val="000000"/>
          <w:sz w:val="22"/>
          <w:szCs w:val="22"/>
          <w:u w:val="none"/>
          <w:vertAlign w:val="baseline"/>
          <w:rtl w:val="0"/>
        </w:rPr>
        <w:t xml:space="preserve"> work in small</w:t>
      </w:r>
      <w:r w:rsidDel="00000000" w:rsidR="00000000" w:rsidRPr="00000000">
        <w:rPr>
          <w:rtl w:val="0"/>
        </w:rPr>
        <w:t xml:space="preserve">-</w:t>
      </w:r>
      <w:r w:rsidDel="00000000" w:rsidR="00000000" w:rsidRPr="00000000">
        <w:rPr>
          <w:i w:val="0"/>
          <w:smallCaps w:val="0"/>
          <w:strike w:val="0"/>
          <w:color w:val="000000"/>
          <w:sz w:val="22"/>
          <w:szCs w:val="22"/>
          <w:u w:val="none"/>
          <w:vertAlign w:val="baseline"/>
          <w:rtl w:val="0"/>
        </w:rPr>
        <w:t xml:space="preserve">scale companies </w:t>
      </w:r>
      <w:r w:rsidDel="00000000" w:rsidR="00000000" w:rsidRPr="00000000">
        <w:rPr>
          <w:rtl w:val="0"/>
        </w:rPr>
        <w:t xml:space="preserve">as opposed</w:t>
      </w:r>
      <w:r w:rsidDel="00000000" w:rsidR="00000000" w:rsidRPr="00000000">
        <w:rPr>
          <w:i w:val="0"/>
          <w:smallCaps w:val="0"/>
          <w:strike w:val="0"/>
          <w:color w:val="000000"/>
          <w:sz w:val="22"/>
          <w:szCs w:val="22"/>
          <w:u w:val="none"/>
          <w:vertAlign w:val="baseline"/>
          <w:rtl w:val="0"/>
        </w:rPr>
        <w:t xml:space="preserve"> to </w:t>
      </w:r>
      <w:r w:rsidDel="00000000" w:rsidR="00000000" w:rsidRPr="00000000">
        <w:rPr>
          <w:rtl w:val="0"/>
        </w:rPr>
        <w:t xml:space="preserve">midsize</w:t>
      </w:r>
      <w:r w:rsidDel="00000000" w:rsidR="00000000" w:rsidRPr="00000000">
        <w:rPr>
          <w:i w:val="0"/>
          <w:smallCaps w:val="0"/>
          <w:strike w:val="0"/>
          <w:color w:val="000000"/>
          <w:sz w:val="22"/>
          <w:szCs w:val="22"/>
          <w:u w:val="none"/>
          <w:vertAlign w:val="baseline"/>
          <w:rtl w:val="0"/>
        </w:rPr>
        <w:t xml:space="preserve"> and large</w:t>
      </w:r>
      <w:r w:rsidDel="00000000" w:rsidR="00000000" w:rsidRPr="00000000">
        <w:rPr>
          <w:rtl w:val="0"/>
        </w:rPr>
        <w:t xml:space="preserve">-</w:t>
      </w:r>
      <w:r w:rsidDel="00000000" w:rsidR="00000000" w:rsidRPr="00000000">
        <w:rPr>
          <w:i w:val="0"/>
          <w:smallCaps w:val="0"/>
          <w:strike w:val="0"/>
          <w:color w:val="000000"/>
          <w:sz w:val="22"/>
          <w:szCs w:val="22"/>
          <w:u w:val="none"/>
          <w:vertAlign w:val="baseline"/>
          <w:rtl w:val="0"/>
        </w:rPr>
        <w:t xml:space="preserve">scale </w:t>
      </w:r>
      <w:r w:rsidDel="00000000" w:rsidR="00000000" w:rsidRPr="00000000">
        <w:rPr>
          <w:rtl w:val="0"/>
        </w:rPr>
        <w:t xml:space="preserve">organizations.</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highlight w:val="white"/>
          <w:rtl w:val="0"/>
        </w:rPr>
        <w:t xml:space="preserve">Understanding that there is no universally applicable set of guidelines available for identifying and addressing compliance pitfalls. This is because various regional and company legal interpretations for compliance and risks exist that need to be taken into consideration.</w:t>
      </w:r>
      <w:r w:rsidDel="00000000" w:rsidR="00000000" w:rsidRPr="00000000">
        <w:rPr>
          <w:rtl w:val="0"/>
        </w:rPr>
      </w:r>
    </w:p>
    <w:p w:rsidR="00000000" w:rsidDel="00000000" w:rsidP="00000000" w:rsidRDefault="00000000" w:rsidRPr="00000000" w14:paraId="000001D3">
      <w:pPr>
        <w:spacing w:after="160" w:before="0" w:line="276" w:lineRule="auto"/>
        <w:ind w:left="0" w:hanging="15"/>
        <w:rPr>
          <w:color w:val="292934"/>
        </w:rPr>
      </w:pPr>
      <w:r w:rsidDel="00000000" w:rsidR="00000000" w:rsidRPr="00000000">
        <w:rPr>
          <w:color w:val="292934"/>
          <w:rtl w:val="0"/>
        </w:rPr>
        <w:t xml:space="preserve">But there’s also good news! Some of these challenges are being handled by existing communities. For example:</w:t>
      </w:r>
    </w:p>
    <w:p w:rsidR="00000000" w:rsidDel="00000000" w:rsidP="00000000" w:rsidRDefault="00000000" w:rsidRPr="00000000" w14:paraId="000001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i w:val="0"/>
          <w:smallCaps w:val="0"/>
          <w:strike w:val="0"/>
          <w:color w:val="292934"/>
          <w:vertAlign w:val="baseline"/>
        </w:rPr>
      </w:pPr>
      <w:hyperlink r:id="rId35">
        <w:r w:rsidDel="00000000" w:rsidR="00000000" w:rsidRPr="00000000">
          <w:rPr>
            <w:i w:val="0"/>
            <w:smallCaps w:val="0"/>
            <w:strike w:val="0"/>
            <w:color w:val="1155cc"/>
            <w:u w:val="single"/>
            <w:vertAlign w:val="baseline"/>
            <w:rtl w:val="0"/>
          </w:rPr>
          <w:t xml:space="preserve">OpenChain</w:t>
        </w:r>
      </w:hyperlink>
      <w:r w:rsidDel="00000000" w:rsidR="00000000" w:rsidRPr="00000000">
        <w:rPr>
          <w:i w:val="0"/>
          <w:smallCaps w:val="0"/>
          <w:strike w:val="0"/>
          <w:color w:val="292934"/>
          <w:u w:val="none"/>
          <w:vertAlign w:val="baseline"/>
          <w:rtl w:val="0"/>
        </w:rPr>
        <w:t xml:space="preserve"> has released and is further planning to release Playbooks which </w:t>
      </w:r>
      <w:r w:rsidDel="00000000" w:rsidR="00000000" w:rsidRPr="00000000">
        <w:rPr>
          <w:color w:val="292934"/>
          <w:rtl w:val="0"/>
        </w:rPr>
        <w:t xml:space="preserve">should</w:t>
      </w:r>
      <w:r w:rsidDel="00000000" w:rsidR="00000000" w:rsidRPr="00000000">
        <w:rPr>
          <w:i w:val="0"/>
          <w:smallCaps w:val="0"/>
          <w:strike w:val="0"/>
          <w:color w:val="292934"/>
          <w:u w:val="none"/>
          <w:vertAlign w:val="baseline"/>
          <w:rtl w:val="0"/>
        </w:rPr>
        <w:t xml:space="preserve"> help </w:t>
      </w:r>
      <w:r w:rsidDel="00000000" w:rsidR="00000000" w:rsidRPr="00000000">
        <w:rPr>
          <w:color w:val="292934"/>
          <w:rtl w:val="0"/>
        </w:rPr>
        <w:t xml:space="preserve">you</w:t>
      </w:r>
      <w:r w:rsidDel="00000000" w:rsidR="00000000" w:rsidRPr="00000000">
        <w:rPr>
          <w:i w:val="0"/>
          <w:smallCaps w:val="0"/>
          <w:strike w:val="0"/>
          <w:color w:val="292934"/>
          <w:u w:val="none"/>
          <w:vertAlign w:val="baseline"/>
          <w:rtl w:val="0"/>
        </w:rPr>
        <w:t xml:space="preserve"> understand and work through common challenges seen in the area of open source compliance.</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480" w:before="0" w:line="276" w:lineRule="auto"/>
        <w:ind w:left="720" w:right="0" w:hanging="360"/>
        <w:jc w:val="left"/>
        <w:rPr>
          <w:rFonts w:ascii="Arial" w:cs="Arial" w:eastAsia="Arial" w:hAnsi="Arial"/>
          <w:i w:val="0"/>
          <w:smallCaps w:val="0"/>
          <w:strike w:val="0"/>
          <w:color w:val="292934"/>
          <w:vertAlign w:val="baseline"/>
        </w:rPr>
      </w:pPr>
      <w:hyperlink r:id="rId36">
        <w:r w:rsidDel="00000000" w:rsidR="00000000" w:rsidRPr="00000000">
          <w:rPr>
            <w:i w:val="0"/>
            <w:smallCaps w:val="0"/>
            <w:strike w:val="0"/>
            <w:color w:val="1155cc"/>
            <w:u w:val="single"/>
            <w:vertAlign w:val="baseline"/>
            <w:rtl w:val="0"/>
          </w:rPr>
          <w:t xml:space="preserve">TODO Group</w:t>
        </w:r>
      </w:hyperlink>
      <w:r w:rsidDel="00000000" w:rsidR="00000000" w:rsidRPr="00000000">
        <w:rPr>
          <w:i w:val="0"/>
          <w:smallCaps w:val="0"/>
          <w:strike w:val="0"/>
          <w:color w:val="292934"/>
          <w:u w:val="none"/>
          <w:vertAlign w:val="baseline"/>
          <w:rtl w:val="0"/>
        </w:rPr>
        <w:t xml:space="preserve"> also has been busy at creating and sharing various OSPO</w:t>
      </w:r>
      <w:r w:rsidDel="00000000" w:rsidR="00000000" w:rsidRPr="00000000">
        <w:rPr>
          <w:color w:val="292934"/>
          <w:rtl w:val="0"/>
        </w:rPr>
        <w:t xml:space="preserve">-related</w:t>
      </w:r>
      <w:r w:rsidDel="00000000" w:rsidR="00000000" w:rsidRPr="00000000">
        <w:rPr>
          <w:i w:val="0"/>
          <w:smallCaps w:val="0"/>
          <w:strike w:val="0"/>
          <w:color w:val="292934"/>
          <w:u w:val="none"/>
          <w:vertAlign w:val="baseline"/>
          <w:rtl w:val="0"/>
        </w:rPr>
        <w:t xml:space="preserve"> materials</w:t>
      </w:r>
      <w:r w:rsidDel="00000000" w:rsidR="00000000" w:rsidRPr="00000000">
        <w:rPr>
          <w:color w:val="292934"/>
          <w:rtl w:val="0"/>
        </w:rPr>
        <w:t xml:space="preserve"> that can</w:t>
      </w:r>
      <w:r w:rsidDel="00000000" w:rsidR="00000000" w:rsidRPr="00000000">
        <w:rPr>
          <w:i w:val="0"/>
          <w:smallCaps w:val="0"/>
          <w:strike w:val="0"/>
          <w:color w:val="292934"/>
          <w:u w:val="none"/>
          <w:vertAlign w:val="baseline"/>
          <w:rtl w:val="0"/>
        </w:rPr>
        <w:t xml:space="preserve"> help </w:t>
      </w:r>
      <w:r w:rsidDel="00000000" w:rsidR="00000000" w:rsidRPr="00000000">
        <w:rPr>
          <w:color w:val="292934"/>
          <w:rtl w:val="0"/>
        </w:rPr>
        <w:t xml:space="preserve">you</w:t>
      </w:r>
      <w:r w:rsidDel="00000000" w:rsidR="00000000" w:rsidRPr="00000000">
        <w:rPr>
          <w:i w:val="0"/>
          <w:smallCaps w:val="0"/>
          <w:strike w:val="0"/>
          <w:color w:val="292934"/>
          <w:u w:val="none"/>
          <w:vertAlign w:val="baseline"/>
          <w:rtl w:val="0"/>
        </w:rPr>
        <w:t xml:space="preserve"> better understand </w:t>
      </w:r>
      <w:r w:rsidDel="00000000" w:rsidR="00000000" w:rsidRPr="00000000">
        <w:rPr>
          <w:color w:val="292934"/>
          <w:rtl w:val="0"/>
        </w:rPr>
        <w:t xml:space="preserve">OSPO</w:t>
      </w:r>
      <w:r w:rsidDel="00000000" w:rsidR="00000000" w:rsidRPr="00000000">
        <w:rPr>
          <w:i w:val="0"/>
          <w:smallCaps w:val="0"/>
          <w:strike w:val="0"/>
          <w:color w:val="292934"/>
          <w:u w:val="none"/>
          <w:vertAlign w:val="baseline"/>
          <w:rtl w:val="0"/>
        </w:rPr>
        <w:t xml:space="preserve"> requirements and identify the </w:t>
      </w:r>
      <w:r w:rsidDel="00000000" w:rsidR="00000000" w:rsidRPr="00000000">
        <w:rPr>
          <w:color w:val="292934"/>
          <w:rtl w:val="0"/>
        </w:rPr>
        <w:t xml:space="preserve">skill sets</w:t>
      </w:r>
      <w:r w:rsidDel="00000000" w:rsidR="00000000" w:rsidRPr="00000000">
        <w:rPr>
          <w:i w:val="0"/>
          <w:smallCaps w:val="0"/>
          <w:strike w:val="0"/>
          <w:color w:val="292934"/>
          <w:u w:val="none"/>
          <w:vertAlign w:val="baseline"/>
          <w:rtl w:val="0"/>
        </w:rPr>
        <w:t xml:space="preserve"> necessary to address some of the challenges we’ve discussed </w:t>
      </w:r>
      <w:r w:rsidDel="00000000" w:rsidR="00000000" w:rsidRPr="00000000">
        <w:rPr>
          <w:color w:val="292934"/>
          <w:rtl w:val="0"/>
        </w:rPr>
        <w:t xml:space="preserve">in this course</w:t>
      </w:r>
      <w:r w:rsidDel="00000000" w:rsidR="00000000" w:rsidRPr="00000000">
        <w:rPr>
          <w:i w:val="0"/>
          <w:smallCaps w:val="0"/>
          <w:strike w:val="0"/>
          <w:color w:val="292934"/>
          <w:u w:val="none"/>
          <w:vertAlign w:val="baseline"/>
          <w:rtl w:val="0"/>
        </w:rPr>
        <w:t xml:space="preserve"> and many more.</w:t>
      </w:r>
      <w:r w:rsidDel="00000000" w:rsidR="00000000" w:rsidRPr="00000000">
        <w:rPr>
          <w:rtl w:val="0"/>
        </w:rPr>
      </w:r>
    </w:p>
    <w:p w:rsidR="00000000" w:rsidDel="00000000" w:rsidP="00000000" w:rsidRDefault="00000000" w:rsidRPr="00000000" w14:paraId="000001D6">
      <w:pPr>
        <w:pStyle w:val="Heading2"/>
        <w:spacing w:after="160" w:before="0" w:lineRule="auto"/>
        <w:rPr>
          <w:color w:val="292934"/>
        </w:rPr>
      </w:pPr>
      <w:bookmarkStart w:colFirst="0" w:colLast="0" w:name="_mm3vamjg92nv" w:id="92"/>
      <w:bookmarkEnd w:id="92"/>
      <w:r w:rsidDel="00000000" w:rsidR="00000000" w:rsidRPr="00000000">
        <w:rPr>
          <w:rtl w:val="0"/>
        </w:rPr>
        <w:t xml:space="preserve">What’s Next</w:t>
      </w:r>
      <w:r w:rsidDel="00000000" w:rsidR="00000000" w:rsidRPr="00000000">
        <w:rPr>
          <w:rtl w:val="0"/>
        </w:rPr>
      </w:r>
    </w:p>
    <w:p w:rsidR="00000000" w:rsidDel="00000000" w:rsidP="00000000" w:rsidRDefault="00000000" w:rsidRPr="00000000" w14:paraId="000001D7">
      <w:pPr>
        <w:pStyle w:val="Heading3"/>
        <w:spacing w:after="160" w:lineRule="auto"/>
        <w:rPr/>
      </w:pPr>
      <w:bookmarkStart w:colFirst="0" w:colLast="0" w:name="_lmlia8mxo6o7" w:id="93"/>
      <w:bookmarkEnd w:id="93"/>
      <w:r w:rsidDel="00000000" w:rsidR="00000000" w:rsidRPr="00000000">
        <w:rPr>
          <w:rtl w:val="0"/>
        </w:rPr>
        <w:t xml:space="preserve">Additional Resources</w:t>
      </w:r>
    </w:p>
    <w:p w:rsidR="00000000" w:rsidDel="00000000" w:rsidP="00000000" w:rsidRDefault="00000000" w:rsidRPr="00000000" w14:paraId="000001D8">
      <w:pPr>
        <w:spacing w:after="200" w:lineRule="auto"/>
        <w:rPr/>
      </w:pPr>
      <w:r w:rsidDel="00000000" w:rsidR="00000000" w:rsidRPr="00000000">
        <w:rPr>
          <w:rtl w:val="0"/>
        </w:rPr>
        <w:t xml:space="preserve">Here is what you can do next:</w:t>
      </w:r>
    </w:p>
    <w:p w:rsidR="00000000" w:rsidDel="00000000" w:rsidP="00000000" w:rsidRDefault="00000000" w:rsidRPr="00000000" w14:paraId="000001D9">
      <w:pPr>
        <w:numPr>
          <w:ilvl w:val="0"/>
          <w:numId w:val="38"/>
        </w:numPr>
        <w:spacing w:after="0" w:afterAutospacing="0" w:lineRule="auto"/>
        <w:ind w:left="720" w:hanging="360"/>
        <w:rPr/>
      </w:pPr>
      <w:r w:rsidDel="00000000" w:rsidR="00000000" w:rsidRPr="00000000">
        <w:rPr>
          <w:rtl w:val="0"/>
        </w:rPr>
        <w:t xml:space="preserve">Join the </w:t>
      </w:r>
      <w:hyperlink r:id="rId37">
        <w:r w:rsidDel="00000000" w:rsidR="00000000" w:rsidRPr="00000000">
          <w:rPr>
            <w:color w:val="1155cc"/>
            <w:u w:val="single"/>
            <w:rtl w:val="0"/>
          </w:rPr>
          <w:t xml:space="preserve">OpenChain channel(s) of your interest</w:t>
        </w:r>
      </w:hyperlink>
      <w:r w:rsidDel="00000000" w:rsidR="00000000" w:rsidRPr="00000000">
        <w:rPr>
          <w:color w:val="292934"/>
          <w:rtl w:val="0"/>
        </w:rPr>
        <w:t xml:space="preserve">.</w:t>
      </w:r>
    </w:p>
    <w:p w:rsidR="00000000" w:rsidDel="00000000" w:rsidP="00000000" w:rsidRDefault="00000000" w:rsidRPr="00000000" w14:paraId="000001DA">
      <w:pPr>
        <w:numPr>
          <w:ilvl w:val="0"/>
          <w:numId w:val="38"/>
        </w:numPr>
        <w:spacing w:after="0" w:afterAutospacing="0" w:lineRule="auto"/>
        <w:ind w:left="720" w:hanging="360"/>
        <w:rPr>
          <w:color w:val="292934"/>
        </w:rPr>
      </w:pPr>
      <w:r w:rsidDel="00000000" w:rsidR="00000000" w:rsidRPr="00000000">
        <w:rPr>
          <w:color w:val="292934"/>
          <w:rtl w:val="0"/>
        </w:rPr>
        <w:t xml:space="preserve">Get familiar with the </w:t>
      </w:r>
      <w:hyperlink r:id="rId38">
        <w:r w:rsidDel="00000000" w:rsidR="00000000" w:rsidRPr="00000000">
          <w:rPr>
            <w:color w:val="1155cc"/>
            <w:u w:val="single"/>
            <w:rtl w:val="0"/>
          </w:rPr>
          <w:t xml:space="preserve">OpenChain reference pages and GitHub</w:t>
        </w:r>
      </w:hyperlink>
      <w:r w:rsidDel="00000000" w:rsidR="00000000" w:rsidRPr="00000000">
        <w:rPr>
          <w:color w:val="292934"/>
          <w:rtl w:val="0"/>
        </w:rPr>
        <w:t xml:space="preserve">.</w:t>
      </w:r>
    </w:p>
    <w:p w:rsidR="00000000" w:rsidDel="00000000" w:rsidP="00000000" w:rsidRDefault="00000000" w:rsidRPr="00000000" w14:paraId="000001DB">
      <w:pPr>
        <w:numPr>
          <w:ilvl w:val="0"/>
          <w:numId w:val="38"/>
        </w:numPr>
        <w:spacing w:after="0" w:afterAutospacing="0" w:lineRule="auto"/>
        <w:ind w:left="720" w:hanging="360"/>
        <w:rPr>
          <w:color w:val="292934"/>
          <w:u w:val="none"/>
        </w:rPr>
      </w:pPr>
      <w:r w:rsidDel="00000000" w:rsidR="00000000" w:rsidRPr="00000000">
        <w:rPr>
          <w:color w:val="292934"/>
          <w:rtl w:val="0"/>
        </w:rPr>
        <w:t xml:space="preserve">Enroll in courses that talk about </w:t>
      </w:r>
      <w:hyperlink r:id="rId39">
        <w:r w:rsidDel="00000000" w:rsidR="00000000" w:rsidRPr="00000000">
          <w:rPr>
            <w:color w:val="1155cc"/>
            <w:u w:val="single"/>
            <w:rtl w:val="0"/>
          </w:rPr>
          <w:t xml:space="preserve">open source best practices</w:t>
        </w:r>
      </w:hyperlink>
      <w:r w:rsidDel="00000000" w:rsidR="00000000" w:rsidRPr="00000000">
        <w:rPr>
          <w:color w:val="292934"/>
          <w:rtl w:val="0"/>
        </w:rPr>
        <w:t xml:space="preserve">.</w:t>
      </w:r>
    </w:p>
    <w:p w:rsidR="00000000" w:rsidDel="00000000" w:rsidP="00000000" w:rsidRDefault="00000000" w:rsidRPr="00000000" w14:paraId="000001DC">
      <w:pPr>
        <w:numPr>
          <w:ilvl w:val="0"/>
          <w:numId w:val="38"/>
        </w:numPr>
        <w:spacing w:after="480" w:lineRule="auto"/>
        <w:ind w:left="720" w:hanging="360"/>
        <w:rPr>
          <w:color w:val="292934"/>
          <w:u w:val="none"/>
        </w:rPr>
      </w:pPr>
      <w:r w:rsidDel="00000000" w:rsidR="00000000" w:rsidRPr="00000000">
        <w:rPr>
          <w:color w:val="292934"/>
          <w:rtl w:val="0"/>
        </w:rPr>
        <w:t xml:space="preserve">Read the </w:t>
      </w:r>
      <w:hyperlink r:id="rId40">
        <w:r w:rsidDel="00000000" w:rsidR="00000000" w:rsidRPr="00000000">
          <w:rPr>
            <w:i w:val="1"/>
            <w:color w:val="1155cc"/>
            <w:u w:val="single"/>
            <w:rtl w:val="0"/>
          </w:rPr>
          <w:t xml:space="preserve">“Minimum Elements For a Software Bill of Materials (SBOM)”</w:t>
        </w:r>
      </w:hyperlink>
      <w:r w:rsidDel="00000000" w:rsidR="00000000" w:rsidRPr="00000000">
        <w:rPr>
          <w:i w:val="1"/>
          <w:color w:val="292934"/>
          <w:rtl w:val="0"/>
        </w:rPr>
        <w:t xml:space="preserve"> </w:t>
      </w:r>
      <w:r w:rsidDel="00000000" w:rsidR="00000000" w:rsidRPr="00000000">
        <w:rPr>
          <w:color w:val="292934"/>
          <w:rtl w:val="0"/>
        </w:rPr>
        <w:t xml:space="preserve">article by National Telecommunications and Information Administration.</w:t>
      </w:r>
      <w:r w:rsidDel="00000000" w:rsidR="00000000" w:rsidRPr="00000000">
        <w:rPr>
          <w:rtl w:val="0"/>
        </w:rPr>
      </w:r>
    </w:p>
    <w:p w:rsidR="00000000" w:rsidDel="00000000" w:rsidP="00000000" w:rsidRDefault="00000000" w:rsidRPr="00000000" w14:paraId="000001DD">
      <w:pPr>
        <w:pStyle w:val="Heading2"/>
        <w:spacing w:after="160" w:before="0" w:lineRule="auto"/>
        <w:rPr>
          <w:color w:val="f3f2dc"/>
          <w:sz w:val="24"/>
          <w:szCs w:val="24"/>
          <w:highlight w:val="darkGreen"/>
        </w:rPr>
      </w:pPr>
      <w:bookmarkStart w:colFirst="0" w:colLast="0" w:name="_ohl7xx3176a6" w:id="94"/>
      <w:bookmarkEnd w:id="94"/>
      <w:r w:rsidDel="00000000" w:rsidR="00000000" w:rsidRPr="00000000">
        <w:rPr>
          <w:rtl w:val="0"/>
        </w:rPr>
        <w:t xml:space="preserve">Knowledge Check</w:t>
      </w:r>
      <w:r w:rsidDel="00000000" w:rsidR="00000000" w:rsidRPr="00000000">
        <w:rPr>
          <w:rtl w:val="0"/>
        </w:rPr>
      </w:r>
    </w:p>
    <w:p w:rsidR="00000000" w:rsidDel="00000000" w:rsidP="00000000" w:rsidRDefault="00000000" w:rsidRPr="00000000" w14:paraId="000001DE">
      <w:pPr>
        <w:numPr>
          <w:ilvl w:val="0"/>
          <w:numId w:val="37"/>
        </w:numPr>
        <w:spacing w:after="200" w:before="0" w:line="276" w:lineRule="auto"/>
        <w:ind w:left="720" w:hanging="360"/>
        <w:rPr>
          <w:u w:val="none"/>
        </w:rPr>
      </w:pPr>
      <w:r w:rsidDel="00000000" w:rsidR="00000000" w:rsidRPr="00000000">
        <w:rPr>
          <w:rtl w:val="0"/>
        </w:rPr>
        <w:t xml:space="preserve">Which community provides freely available resources to help with open source compliance?</w:t>
      </w:r>
      <w:r w:rsidDel="00000000" w:rsidR="00000000" w:rsidRPr="00000000">
        <w:rPr>
          <w:rtl w:val="0"/>
        </w:rPr>
      </w:r>
    </w:p>
    <w:p w:rsidR="00000000" w:rsidDel="00000000" w:rsidP="00000000" w:rsidRDefault="00000000" w:rsidRPr="00000000" w14:paraId="000001DF">
      <w:pPr>
        <w:numPr>
          <w:ilvl w:val="1"/>
          <w:numId w:val="37"/>
        </w:numPr>
        <w:spacing w:after="80" w:before="0" w:line="276" w:lineRule="auto"/>
        <w:ind w:left="1440" w:hanging="360"/>
        <w:rPr>
          <w:u w:val="none"/>
        </w:rPr>
      </w:pPr>
      <w:r w:rsidDel="00000000" w:rsidR="00000000" w:rsidRPr="00000000">
        <w:rPr>
          <w:rtl w:val="0"/>
        </w:rPr>
        <w:t xml:space="preserve">OpenChain -&gt; </w:t>
      </w:r>
      <w:r w:rsidDel="00000000" w:rsidR="00000000" w:rsidRPr="00000000">
        <w:rPr>
          <w:highlight w:val="yellow"/>
          <w:rtl w:val="0"/>
        </w:rPr>
        <w:t xml:space="preserve">Correct answer</w:t>
      </w:r>
    </w:p>
    <w:p w:rsidR="00000000" w:rsidDel="00000000" w:rsidP="00000000" w:rsidRDefault="00000000" w:rsidRPr="00000000" w14:paraId="000001E0">
      <w:pPr>
        <w:numPr>
          <w:ilvl w:val="1"/>
          <w:numId w:val="37"/>
        </w:numPr>
        <w:spacing w:after="80" w:before="0" w:line="276" w:lineRule="auto"/>
        <w:ind w:left="1440" w:hanging="360"/>
        <w:rPr>
          <w:u w:val="none"/>
        </w:rPr>
      </w:pPr>
      <w:r w:rsidDel="00000000" w:rsidR="00000000" w:rsidRPr="00000000">
        <w:rPr>
          <w:rtl w:val="0"/>
        </w:rPr>
        <w:t xml:space="preserve">OpenDaylight</w:t>
      </w:r>
    </w:p>
    <w:p w:rsidR="00000000" w:rsidDel="00000000" w:rsidP="00000000" w:rsidRDefault="00000000" w:rsidRPr="00000000" w14:paraId="000001E1">
      <w:pPr>
        <w:numPr>
          <w:ilvl w:val="1"/>
          <w:numId w:val="37"/>
        </w:numPr>
        <w:spacing w:after="80" w:before="0" w:line="276" w:lineRule="auto"/>
        <w:ind w:left="1440" w:hanging="360"/>
        <w:rPr>
          <w:u w:val="none"/>
        </w:rPr>
      </w:pPr>
      <w:r w:rsidDel="00000000" w:rsidR="00000000" w:rsidRPr="00000000">
        <w:rPr>
          <w:rtl w:val="0"/>
        </w:rPr>
        <w:t xml:space="preserve">OssChain</w:t>
      </w:r>
    </w:p>
    <w:p w:rsidR="00000000" w:rsidDel="00000000" w:rsidP="00000000" w:rsidRDefault="00000000" w:rsidRPr="00000000" w14:paraId="000001E2">
      <w:pPr>
        <w:numPr>
          <w:ilvl w:val="1"/>
          <w:numId w:val="37"/>
        </w:numPr>
        <w:spacing w:after="200" w:before="0" w:line="276" w:lineRule="auto"/>
        <w:ind w:left="1440" w:hanging="360"/>
        <w:rPr>
          <w:u w:val="none"/>
        </w:rPr>
      </w:pPr>
      <w:r w:rsidDel="00000000" w:rsidR="00000000" w:rsidRPr="00000000">
        <w:rPr>
          <w:rtl w:val="0"/>
        </w:rPr>
        <w:t xml:space="preserve">OpenView</w:t>
      </w:r>
    </w:p>
    <w:p w:rsidR="00000000" w:rsidDel="00000000" w:rsidP="00000000" w:rsidRDefault="00000000" w:rsidRPr="00000000" w14:paraId="000001E3">
      <w:pPr>
        <w:numPr>
          <w:ilvl w:val="0"/>
          <w:numId w:val="12"/>
        </w:numPr>
        <w:spacing w:after="200" w:before="0" w:line="276" w:lineRule="auto"/>
        <w:ind w:left="720" w:hanging="360"/>
        <w:rPr>
          <w:u w:val="none"/>
        </w:rPr>
      </w:pPr>
      <w:r w:rsidDel="00000000" w:rsidR="00000000" w:rsidRPr="00000000">
        <w:rPr>
          <w:rtl w:val="0"/>
        </w:rPr>
        <w:t xml:space="preserve">What is the minimum number of people required to staff a compliance program?</w:t>
      </w:r>
    </w:p>
    <w:p w:rsidR="00000000" w:rsidDel="00000000" w:rsidP="00000000" w:rsidRDefault="00000000" w:rsidRPr="00000000" w14:paraId="000001E4">
      <w:pPr>
        <w:numPr>
          <w:ilvl w:val="1"/>
          <w:numId w:val="12"/>
        </w:numPr>
        <w:spacing w:after="80" w:before="0" w:line="276" w:lineRule="auto"/>
        <w:ind w:left="1440" w:hanging="360"/>
        <w:rPr>
          <w:u w:val="none"/>
        </w:rPr>
      </w:pPr>
      <w:r w:rsidDel="00000000" w:rsidR="00000000" w:rsidRPr="00000000">
        <w:rPr>
          <w:rtl w:val="0"/>
        </w:rPr>
        <w:t xml:space="preserve">One person is sufficient to complete all tasks</w:t>
      </w:r>
    </w:p>
    <w:p w:rsidR="00000000" w:rsidDel="00000000" w:rsidP="00000000" w:rsidRDefault="00000000" w:rsidRPr="00000000" w14:paraId="000001E5">
      <w:pPr>
        <w:numPr>
          <w:ilvl w:val="1"/>
          <w:numId w:val="12"/>
        </w:numPr>
        <w:spacing w:after="80" w:before="0" w:line="276" w:lineRule="auto"/>
        <w:ind w:left="1440" w:hanging="360"/>
        <w:rPr>
          <w:u w:val="none"/>
        </w:rPr>
      </w:pPr>
      <w:r w:rsidDel="00000000" w:rsidR="00000000" w:rsidRPr="00000000">
        <w:rPr>
          <w:rtl w:val="0"/>
        </w:rPr>
        <w:t xml:space="preserve">Five people are needed: an engineer, a product manager, a program manager, a lawyer, and an executive manager</w:t>
      </w:r>
    </w:p>
    <w:p w:rsidR="00000000" w:rsidDel="00000000" w:rsidP="00000000" w:rsidRDefault="00000000" w:rsidRPr="00000000" w14:paraId="000001E6">
      <w:pPr>
        <w:numPr>
          <w:ilvl w:val="1"/>
          <w:numId w:val="12"/>
        </w:numPr>
        <w:spacing w:after="80" w:before="0" w:line="276" w:lineRule="auto"/>
        <w:ind w:left="1440" w:hanging="360"/>
        <w:rPr>
          <w:u w:val="none"/>
        </w:rPr>
      </w:pPr>
      <w:r w:rsidDel="00000000" w:rsidR="00000000" w:rsidRPr="00000000">
        <w:rPr>
          <w:rtl w:val="0"/>
        </w:rPr>
        <w:t xml:space="preserve">10% of the number of developers </w:t>
      </w:r>
    </w:p>
    <w:p w:rsidR="00000000" w:rsidDel="00000000" w:rsidP="00000000" w:rsidRDefault="00000000" w:rsidRPr="00000000" w14:paraId="000001E7">
      <w:pPr>
        <w:numPr>
          <w:ilvl w:val="1"/>
          <w:numId w:val="12"/>
        </w:numPr>
        <w:spacing w:after="200" w:before="0" w:line="276" w:lineRule="auto"/>
        <w:ind w:left="1440" w:hanging="360"/>
        <w:rPr>
          <w:u w:val="none"/>
        </w:rPr>
      </w:pPr>
      <w:r w:rsidDel="00000000" w:rsidR="00000000" w:rsidRPr="00000000">
        <w:rPr>
          <w:rtl w:val="0"/>
        </w:rPr>
        <w:t xml:space="preserve">Depends on the organization’s size and the number of product(s) --&gt; </w:t>
      </w:r>
      <w:r w:rsidDel="00000000" w:rsidR="00000000" w:rsidRPr="00000000">
        <w:rPr>
          <w:highlight w:val="yellow"/>
          <w:rtl w:val="0"/>
        </w:rPr>
        <w:t xml:space="preserve">Correct answer</w:t>
      </w:r>
    </w:p>
    <w:p w:rsidR="00000000" w:rsidDel="00000000" w:rsidP="00000000" w:rsidRDefault="00000000" w:rsidRPr="00000000" w14:paraId="000001E8">
      <w:pPr>
        <w:numPr>
          <w:ilvl w:val="0"/>
          <w:numId w:val="39"/>
        </w:numPr>
        <w:spacing w:after="200" w:before="0" w:line="276" w:lineRule="auto"/>
        <w:ind w:left="720" w:hanging="360"/>
        <w:rPr>
          <w:u w:val="none"/>
        </w:rPr>
      </w:pPr>
      <w:r w:rsidDel="00000000" w:rsidR="00000000" w:rsidRPr="00000000">
        <w:rPr>
          <w:rtl w:val="0"/>
        </w:rPr>
        <w:t xml:space="preserve">There is one</w:t>
      </w:r>
      <w:r w:rsidDel="00000000" w:rsidR="00000000" w:rsidRPr="00000000">
        <w:rPr>
          <w:rtl w:val="0"/>
        </w:rPr>
        <w:t xml:space="preserve"> universal training available to identify compliance pitfalls. True or False?</w:t>
      </w:r>
      <w:r w:rsidDel="00000000" w:rsidR="00000000" w:rsidRPr="00000000">
        <w:rPr>
          <w:rtl w:val="0"/>
        </w:rPr>
        <w:t xml:space="preserve"> </w:t>
      </w:r>
    </w:p>
    <w:p w:rsidR="00000000" w:rsidDel="00000000" w:rsidP="00000000" w:rsidRDefault="00000000" w:rsidRPr="00000000" w14:paraId="000001E9">
      <w:pPr>
        <w:numPr>
          <w:ilvl w:val="1"/>
          <w:numId w:val="39"/>
        </w:numPr>
        <w:spacing w:after="80" w:before="0" w:line="276" w:lineRule="auto"/>
        <w:ind w:left="1440" w:hanging="360"/>
        <w:rPr>
          <w:u w:val="none"/>
        </w:rPr>
      </w:pPr>
      <w:r w:rsidDel="00000000" w:rsidR="00000000" w:rsidRPr="00000000">
        <w:rPr>
          <w:rtl w:val="0"/>
        </w:rPr>
        <w:t xml:space="preserve">True</w:t>
      </w:r>
    </w:p>
    <w:p w:rsidR="00000000" w:rsidDel="00000000" w:rsidP="00000000" w:rsidRDefault="00000000" w:rsidRPr="00000000" w14:paraId="000001EA">
      <w:pPr>
        <w:numPr>
          <w:ilvl w:val="1"/>
          <w:numId w:val="39"/>
        </w:numPr>
        <w:spacing w:after="160" w:before="0" w:line="276" w:lineRule="auto"/>
        <w:ind w:left="1440" w:hanging="360"/>
        <w:rPr>
          <w:u w:val="none"/>
        </w:rPr>
      </w:pPr>
      <w:r w:rsidDel="00000000" w:rsidR="00000000" w:rsidRPr="00000000">
        <w:rPr>
          <w:rtl w:val="0"/>
        </w:rPr>
        <w:t xml:space="preserve">False --&gt; </w:t>
      </w:r>
      <w:r w:rsidDel="00000000" w:rsidR="00000000" w:rsidRPr="00000000">
        <w:rPr>
          <w:highlight w:val="yellow"/>
          <w:rtl w:val="0"/>
        </w:rPr>
        <w:t xml:space="preserve">Correct answer</w:t>
      </w: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spacing w:after="160" w:before="0" w:lineRule="auto"/>
        <w:rPr/>
      </w:pPr>
      <w:bookmarkStart w:colFirst="0" w:colLast="0" w:name="_pwt6nl692jj5" w:id="95"/>
      <w:bookmarkEnd w:id="95"/>
      <w:r w:rsidDel="00000000" w:rsidR="00000000" w:rsidRPr="00000000">
        <w:rPr>
          <w:rtl w:val="0"/>
        </w:rPr>
        <w:t xml:space="preserve">Course Completion</w:t>
      </w:r>
    </w:p>
    <w:p w:rsidR="00000000" w:rsidDel="00000000" w:rsidP="00000000" w:rsidRDefault="00000000" w:rsidRPr="00000000" w14:paraId="000001EC">
      <w:pPr>
        <w:pStyle w:val="Heading3"/>
        <w:spacing w:after="160" w:before="0" w:lineRule="auto"/>
        <w:rPr/>
      </w:pPr>
      <w:bookmarkStart w:colFirst="0" w:colLast="0" w:name="_ya2cop5fjbh5" w:id="96"/>
      <w:bookmarkEnd w:id="96"/>
      <w:r w:rsidDel="00000000" w:rsidR="00000000" w:rsidRPr="00000000">
        <w:rPr>
          <w:rtl w:val="0"/>
        </w:rPr>
        <w:t xml:space="preserve">Final Exam</w:t>
      </w:r>
      <w:r w:rsidDel="00000000" w:rsidR="00000000" w:rsidRPr="00000000">
        <w:rPr>
          <w:rtl w:val="0"/>
        </w:rPr>
      </w:r>
    </w:p>
    <w:p w:rsidR="00000000" w:rsidDel="00000000" w:rsidP="00000000" w:rsidRDefault="00000000" w:rsidRPr="00000000" w14:paraId="000001ED">
      <w:pPr>
        <w:numPr>
          <w:ilvl w:val="0"/>
          <w:numId w:val="1"/>
        </w:numPr>
        <w:spacing w:after="200" w:before="0" w:line="276" w:lineRule="auto"/>
        <w:ind w:left="720" w:hanging="360"/>
        <w:rPr>
          <w:u w:val="none"/>
        </w:rPr>
      </w:pPr>
      <w:r w:rsidDel="00000000" w:rsidR="00000000" w:rsidRPr="00000000">
        <w:rPr>
          <w:rtl w:val="0"/>
        </w:rPr>
        <w:t xml:space="preserve">What additional information is important when reviewing an open source component from a third-party?</w:t>
      </w:r>
    </w:p>
    <w:p w:rsidR="00000000" w:rsidDel="00000000" w:rsidP="00000000" w:rsidRDefault="00000000" w:rsidRPr="00000000" w14:paraId="000001EE">
      <w:pPr>
        <w:numPr>
          <w:ilvl w:val="1"/>
          <w:numId w:val="7"/>
        </w:numPr>
        <w:spacing w:after="80" w:before="0" w:line="276" w:lineRule="auto"/>
        <w:ind w:left="1440" w:hanging="360"/>
        <w:rPr>
          <w:rFonts w:ascii="Arial" w:cs="Arial" w:eastAsia="Arial" w:hAnsi="Arial"/>
        </w:rPr>
      </w:pPr>
      <w:r w:rsidDel="00000000" w:rsidR="00000000" w:rsidRPr="00000000">
        <w:rPr>
          <w:rtl w:val="0"/>
        </w:rPr>
        <w:t xml:space="preserve">That they offer a commercial version of the software</w:t>
      </w:r>
      <w:r w:rsidDel="00000000" w:rsidR="00000000" w:rsidRPr="00000000">
        <w:rPr>
          <w:rtl w:val="0"/>
        </w:rPr>
      </w:r>
    </w:p>
    <w:p w:rsidR="00000000" w:rsidDel="00000000" w:rsidP="00000000" w:rsidRDefault="00000000" w:rsidRPr="00000000" w14:paraId="000001EF">
      <w:pPr>
        <w:numPr>
          <w:ilvl w:val="1"/>
          <w:numId w:val="7"/>
        </w:numPr>
        <w:spacing w:after="80" w:before="0" w:line="276" w:lineRule="auto"/>
        <w:ind w:left="1440" w:hanging="360"/>
        <w:rPr>
          <w:rFonts w:ascii="Arial" w:cs="Arial" w:eastAsia="Arial" w:hAnsi="Arial"/>
        </w:rPr>
      </w:pPr>
      <w:r w:rsidDel="00000000" w:rsidR="00000000" w:rsidRPr="00000000">
        <w:rPr>
          <w:rtl w:val="0"/>
        </w:rPr>
        <w:t xml:space="preserve">That they are being paid to make the software available</w:t>
      </w:r>
    </w:p>
    <w:p w:rsidR="00000000" w:rsidDel="00000000" w:rsidP="00000000" w:rsidRDefault="00000000" w:rsidRPr="00000000" w14:paraId="000001F0">
      <w:pPr>
        <w:numPr>
          <w:ilvl w:val="1"/>
          <w:numId w:val="7"/>
        </w:numPr>
        <w:spacing w:after="80" w:lineRule="auto"/>
        <w:ind w:left="1440" w:hanging="360"/>
      </w:pPr>
      <w:r w:rsidDel="00000000" w:rsidR="00000000" w:rsidRPr="00000000">
        <w:rPr>
          <w:rtl w:val="0"/>
        </w:rPr>
        <w:t xml:space="preserve">That they provide relevant</w:t>
      </w:r>
      <w:r w:rsidDel="00000000" w:rsidR="00000000" w:rsidRPr="00000000">
        <w:rPr>
          <w:rtl w:val="0"/>
        </w:rPr>
        <w:t xml:space="preserve"> copyright, attribution notices and source code modifications details</w:t>
      </w:r>
      <w:r w:rsidDel="00000000" w:rsidR="00000000" w:rsidRPr="00000000">
        <w:rPr>
          <w:rtl w:val="0"/>
        </w:rPr>
        <w:t xml:space="preserv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1">
      <w:pPr>
        <w:numPr>
          <w:ilvl w:val="1"/>
          <w:numId w:val="7"/>
        </w:numPr>
        <w:spacing w:after="200" w:lineRule="auto"/>
        <w:ind w:left="1440" w:hanging="360"/>
      </w:pPr>
      <w:r w:rsidDel="00000000" w:rsidR="00000000" w:rsidRPr="00000000">
        <w:rPr>
          <w:rtl w:val="0"/>
        </w:rPr>
        <w:t xml:space="preserve">No additional information is necessary</w:t>
      </w:r>
    </w:p>
    <w:p w:rsidR="00000000" w:rsidDel="00000000" w:rsidP="00000000" w:rsidRDefault="00000000" w:rsidRPr="00000000" w14:paraId="000001F2">
      <w:pPr>
        <w:numPr>
          <w:ilvl w:val="0"/>
          <w:numId w:val="5"/>
        </w:numPr>
        <w:spacing w:after="160" w:before="0" w:line="276" w:lineRule="auto"/>
        <w:ind w:left="720" w:hanging="360"/>
        <w:rPr/>
      </w:pPr>
      <w:r w:rsidDel="00000000" w:rsidR="00000000" w:rsidRPr="00000000">
        <w:rPr>
          <w:rtl w:val="0"/>
        </w:rPr>
        <w:t xml:space="preserve">Which of the following is an example of an intellectual property failure:</w:t>
      </w:r>
    </w:p>
    <w:p w:rsidR="00000000" w:rsidDel="00000000" w:rsidP="00000000" w:rsidRDefault="00000000" w:rsidRPr="00000000" w14:paraId="000001F3">
      <w:pPr>
        <w:numPr>
          <w:ilvl w:val="1"/>
          <w:numId w:val="5"/>
        </w:numPr>
        <w:spacing w:after="80" w:before="0" w:line="276" w:lineRule="auto"/>
        <w:ind w:left="1440" w:hanging="360"/>
        <w:rPr>
          <w:u w:val="none"/>
        </w:rPr>
      </w:pPr>
      <w:r w:rsidDel="00000000" w:rsidR="00000000" w:rsidRPr="00000000">
        <w:rPr>
          <w:rtl w:val="0"/>
        </w:rPr>
        <w:t xml:space="preserve">Not being able to find an appropriate open source code, even though it must exist somewhere on the Internet </w:t>
      </w:r>
    </w:p>
    <w:p w:rsidR="00000000" w:rsidDel="00000000" w:rsidP="00000000" w:rsidRDefault="00000000" w:rsidRPr="00000000" w14:paraId="000001F4">
      <w:pPr>
        <w:numPr>
          <w:ilvl w:val="1"/>
          <w:numId w:val="5"/>
        </w:numPr>
        <w:spacing w:after="80" w:before="0" w:line="276" w:lineRule="auto"/>
        <w:ind w:left="1440" w:hanging="360"/>
        <w:rPr>
          <w:u w:val="none"/>
        </w:rPr>
      </w:pPr>
      <w:r w:rsidDel="00000000" w:rsidR="00000000" w:rsidRPr="00000000">
        <w:rPr>
          <w:rtl w:val="0"/>
        </w:rPr>
        <w:t xml:space="preserve">Mixing proprietary code and open source code, which may result in making proprietary software available to the general public despite the company's policy --&gt; </w:t>
      </w:r>
      <w:r w:rsidDel="00000000" w:rsidR="00000000" w:rsidRPr="00000000">
        <w:rPr>
          <w:highlight w:val="yellow"/>
          <w:rtl w:val="0"/>
        </w:rPr>
        <w:t xml:space="preserve">Correct answer</w:t>
      </w:r>
    </w:p>
    <w:p w:rsidR="00000000" w:rsidDel="00000000" w:rsidP="00000000" w:rsidRDefault="00000000" w:rsidRPr="00000000" w14:paraId="000001F5">
      <w:pPr>
        <w:numPr>
          <w:ilvl w:val="1"/>
          <w:numId w:val="5"/>
        </w:numPr>
        <w:spacing w:after="200" w:before="0" w:line="276" w:lineRule="auto"/>
        <w:ind w:left="1440" w:hanging="360"/>
        <w:rPr>
          <w:u w:val="none"/>
        </w:rPr>
      </w:pPr>
      <w:r w:rsidDel="00000000" w:rsidR="00000000" w:rsidRPr="00000000">
        <w:rPr>
          <w:rtl w:val="0"/>
        </w:rPr>
        <w:t xml:space="preserve">Not being able to write the software</w:t>
      </w:r>
      <w:r w:rsidDel="00000000" w:rsidR="00000000" w:rsidRPr="00000000">
        <w:rPr>
          <w:rtl w:val="0"/>
        </w:rPr>
      </w:r>
    </w:p>
    <w:p w:rsidR="00000000" w:rsidDel="00000000" w:rsidP="00000000" w:rsidRDefault="00000000" w:rsidRPr="00000000" w14:paraId="000001F6">
      <w:pPr>
        <w:numPr>
          <w:ilvl w:val="0"/>
          <w:numId w:val="24"/>
        </w:numPr>
        <w:spacing w:after="200" w:before="0" w:line="276" w:lineRule="auto"/>
        <w:ind w:left="720" w:hanging="360"/>
        <w:rPr>
          <w:u w:val="none"/>
        </w:rPr>
      </w:pPr>
      <w:r w:rsidDel="00000000" w:rsidR="00000000" w:rsidRPr="00000000">
        <w:rPr>
          <w:rtl w:val="0"/>
        </w:rPr>
        <w:t xml:space="preserve">Name some important steps in a compliance process. Select all answers that apply.</w:t>
      </w:r>
    </w:p>
    <w:p w:rsidR="00000000" w:rsidDel="00000000" w:rsidP="00000000" w:rsidRDefault="00000000" w:rsidRPr="00000000" w14:paraId="000001F7">
      <w:pPr>
        <w:numPr>
          <w:ilvl w:val="1"/>
          <w:numId w:val="24"/>
        </w:numPr>
        <w:spacing w:after="80" w:before="0" w:line="276" w:lineRule="auto"/>
        <w:ind w:left="1440" w:hanging="360"/>
        <w:rPr>
          <w:u w:val="none"/>
        </w:rPr>
      </w:pPr>
      <w:r w:rsidDel="00000000" w:rsidR="00000000" w:rsidRPr="00000000">
        <w:rPr>
          <w:rtl w:val="0"/>
        </w:rPr>
        <w:t xml:space="preserve">Follow developer guidelines, especially for any open source code included in or linked to proprietary code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8">
      <w:pPr>
        <w:numPr>
          <w:ilvl w:val="1"/>
          <w:numId w:val="24"/>
        </w:numPr>
        <w:spacing w:after="80" w:before="0" w:line="276" w:lineRule="auto"/>
        <w:ind w:left="1440" w:hanging="360"/>
        <w:rPr>
          <w:u w:val="none"/>
        </w:rPr>
      </w:pPr>
      <w:r w:rsidDel="00000000" w:rsidR="00000000" w:rsidRPr="00000000">
        <w:rPr>
          <w:rtl w:val="0"/>
        </w:rPr>
        <w:t xml:space="preserve">Review and approve all open source early in the cycle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9">
      <w:pPr>
        <w:numPr>
          <w:ilvl w:val="1"/>
          <w:numId w:val="24"/>
        </w:numPr>
        <w:spacing w:after="80" w:before="0" w:line="276" w:lineRule="auto"/>
        <w:ind w:left="1440" w:hanging="360"/>
        <w:rPr>
          <w:u w:val="none"/>
        </w:rPr>
      </w:pPr>
      <w:r w:rsidDel="00000000" w:rsidR="00000000" w:rsidRPr="00000000">
        <w:rPr>
          <w:rtl w:val="0"/>
        </w:rPr>
        <w:t xml:space="preserve">Review architecture and avoid mixing components governed by incompatible licenses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A">
      <w:pPr>
        <w:numPr>
          <w:ilvl w:val="1"/>
          <w:numId w:val="24"/>
        </w:numPr>
        <w:spacing w:after="80" w:before="0" w:line="276" w:lineRule="auto"/>
        <w:ind w:left="1440" w:hanging="360"/>
        <w:rPr>
          <w:u w:val="none"/>
        </w:rPr>
      </w:pPr>
      <w:r w:rsidDel="00000000" w:rsidR="00000000" w:rsidRPr="00000000">
        <w:rPr>
          <w:rtl w:val="0"/>
        </w:rPr>
        <w:t xml:space="preserve">Verify OSS compliance for every product and every version prior to release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B">
      <w:pPr>
        <w:numPr>
          <w:ilvl w:val="1"/>
          <w:numId w:val="24"/>
        </w:numPr>
        <w:spacing w:after="80" w:before="0" w:line="276" w:lineRule="auto"/>
        <w:ind w:left="1440" w:hanging="360"/>
        <w:rPr>
          <w:u w:val="none"/>
        </w:rPr>
      </w:pPr>
      <w:r w:rsidDel="00000000" w:rsidR="00000000" w:rsidRPr="00000000">
        <w:rPr>
          <w:rtl w:val="0"/>
        </w:rPr>
        <w:t xml:space="preserve">Review OSS compliance for new versions of OSS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1FC">
      <w:pPr>
        <w:numPr>
          <w:ilvl w:val="1"/>
          <w:numId w:val="24"/>
        </w:numPr>
        <w:spacing w:after="200" w:before="0" w:line="276" w:lineRule="auto"/>
        <w:ind w:left="1440" w:hanging="360"/>
        <w:rPr>
          <w:u w:val="none"/>
        </w:rPr>
      </w:pPr>
      <w:r w:rsidDel="00000000" w:rsidR="00000000" w:rsidRPr="00000000">
        <w:rPr>
          <w:rtl w:val="0"/>
        </w:rPr>
      </w:r>
    </w:p>
    <w:p w:rsidR="00000000" w:rsidDel="00000000" w:rsidP="00000000" w:rsidRDefault="00000000" w:rsidRPr="00000000" w14:paraId="000001FD">
      <w:pPr>
        <w:numPr>
          <w:ilvl w:val="0"/>
          <w:numId w:val="44"/>
        </w:numPr>
        <w:spacing w:after="160" w:before="0" w:line="276" w:lineRule="auto"/>
        <w:ind w:left="720" w:hanging="360"/>
        <w:rPr>
          <w:rFonts w:ascii="Arial" w:cs="Arial" w:eastAsia="Arial" w:hAnsi="Arial"/>
        </w:rPr>
      </w:pPr>
      <w:r w:rsidDel="00000000" w:rsidR="00000000" w:rsidRPr="00000000">
        <w:rPr>
          <w:rtl w:val="0"/>
        </w:rPr>
        <w:t xml:space="preserve">What information helps identify who is licensing the software?</w:t>
      </w:r>
    </w:p>
    <w:p w:rsidR="00000000" w:rsidDel="00000000" w:rsidP="00000000" w:rsidRDefault="00000000" w:rsidRPr="00000000" w14:paraId="000001FE">
      <w:pPr>
        <w:numPr>
          <w:ilvl w:val="1"/>
          <w:numId w:val="44"/>
        </w:numPr>
        <w:spacing w:after="160" w:before="0" w:line="276" w:lineRule="auto"/>
        <w:ind w:left="1440" w:hanging="360"/>
        <w:rPr>
          <w:rFonts w:ascii="Arial" w:cs="Arial" w:eastAsia="Arial" w:hAnsi="Arial"/>
        </w:rPr>
      </w:pPr>
      <w:r w:rsidDel="00000000" w:rsidR="00000000" w:rsidRPr="00000000">
        <w:rPr>
          <w:rtl w:val="0"/>
        </w:rPr>
        <w:t xml:space="preserve">Footer with details indicating where the software was downloaded from</w:t>
      </w:r>
    </w:p>
    <w:p w:rsidR="00000000" w:rsidDel="00000000" w:rsidP="00000000" w:rsidRDefault="00000000" w:rsidRPr="00000000" w14:paraId="000001FF">
      <w:pPr>
        <w:numPr>
          <w:ilvl w:val="1"/>
          <w:numId w:val="44"/>
        </w:numPr>
        <w:spacing w:after="160" w:before="0" w:line="276" w:lineRule="auto"/>
        <w:ind w:left="1440" w:hanging="360"/>
        <w:rPr>
          <w:rFonts w:ascii="Arial" w:cs="Arial" w:eastAsia="Arial" w:hAnsi="Arial"/>
        </w:rPr>
      </w:pPr>
      <w:r w:rsidDel="00000000" w:rsidR="00000000" w:rsidRPr="00000000">
        <w:rPr>
          <w:rtl w:val="0"/>
        </w:rPr>
        <w:t xml:space="preserve">C</w:t>
      </w:r>
      <w:r w:rsidDel="00000000" w:rsidR="00000000" w:rsidRPr="00000000">
        <w:rPr>
          <w:rtl w:val="0"/>
        </w:rPr>
        <w:t xml:space="preserve">opyright notices, attribution, and source code --&gt; </w:t>
      </w:r>
      <w:r w:rsidDel="00000000" w:rsidR="00000000" w:rsidRPr="00000000">
        <w:rPr>
          <w:highlight w:val="yellow"/>
          <w:rtl w:val="0"/>
        </w:rPr>
        <w:t xml:space="preserve">Correct answer</w:t>
      </w:r>
    </w:p>
    <w:p w:rsidR="00000000" w:rsidDel="00000000" w:rsidP="00000000" w:rsidRDefault="00000000" w:rsidRPr="00000000" w14:paraId="00000200">
      <w:pPr>
        <w:numPr>
          <w:ilvl w:val="1"/>
          <w:numId w:val="44"/>
        </w:numPr>
        <w:spacing w:after="200" w:lineRule="auto"/>
        <w:ind w:left="1440" w:hanging="360"/>
      </w:pPr>
      <w:r w:rsidDel="00000000" w:rsidR="00000000" w:rsidRPr="00000000">
        <w:rPr>
          <w:rtl w:val="0"/>
        </w:rPr>
        <w:t xml:space="preserve">Direct information about the licensor will not be available</w:t>
      </w:r>
    </w:p>
    <w:p w:rsidR="00000000" w:rsidDel="00000000" w:rsidP="00000000" w:rsidRDefault="00000000" w:rsidRPr="00000000" w14:paraId="00000201">
      <w:pPr>
        <w:numPr>
          <w:ilvl w:val="0"/>
          <w:numId w:val="3"/>
        </w:numPr>
        <w:spacing w:after="160" w:before="0" w:line="276" w:lineRule="auto"/>
        <w:ind w:left="720" w:hanging="360"/>
        <w:rPr/>
      </w:pPr>
      <w:r w:rsidDel="00000000" w:rsidR="00000000" w:rsidRPr="00000000">
        <w:rPr>
          <w:rtl w:val="0"/>
        </w:rPr>
        <w:t xml:space="preserve">What risks should you address with </w:t>
      </w:r>
      <w:r w:rsidDel="00000000" w:rsidR="00000000" w:rsidRPr="00000000">
        <w:rPr>
          <w:rtl w:val="0"/>
        </w:rPr>
        <w:t xml:space="preserve">software</w:t>
      </w:r>
      <w:r w:rsidDel="00000000" w:rsidR="00000000" w:rsidRPr="00000000">
        <w:rPr>
          <w:rtl w:val="0"/>
        </w:rPr>
        <w:t xml:space="preserve"> supplied to you that you use and incorporate into your products and solutions?</w:t>
      </w:r>
    </w:p>
    <w:p w:rsidR="00000000" w:rsidDel="00000000" w:rsidP="00000000" w:rsidRDefault="00000000" w:rsidRPr="00000000" w14:paraId="00000202">
      <w:pPr>
        <w:numPr>
          <w:ilvl w:val="1"/>
          <w:numId w:val="3"/>
        </w:numPr>
        <w:spacing w:after="80" w:before="0" w:line="276" w:lineRule="auto"/>
        <w:ind w:left="1440" w:hanging="360"/>
        <w:rPr/>
      </w:pPr>
      <w:r w:rsidDel="00000000" w:rsidR="00000000" w:rsidRPr="00000000">
        <w:rPr>
          <w:rtl w:val="0"/>
        </w:rPr>
        <w:t xml:space="preserve">License compliance for any disclosed open source embedded in the supplied software </w:t>
      </w:r>
    </w:p>
    <w:p w:rsidR="00000000" w:rsidDel="00000000" w:rsidP="00000000" w:rsidRDefault="00000000" w:rsidRPr="00000000" w14:paraId="00000203">
      <w:pPr>
        <w:numPr>
          <w:ilvl w:val="1"/>
          <w:numId w:val="3"/>
        </w:numPr>
        <w:spacing w:after="80" w:before="0" w:line="276" w:lineRule="auto"/>
        <w:ind w:left="1440" w:hanging="360"/>
        <w:rPr/>
      </w:pPr>
      <w:r w:rsidDel="00000000" w:rsidR="00000000" w:rsidRPr="00000000">
        <w:rPr>
          <w:rtl w:val="0"/>
        </w:rPr>
        <w:t xml:space="preserve">The potential for creating license conflicts by integrating said software with other open source or proprietary software </w:t>
      </w:r>
    </w:p>
    <w:p w:rsidR="00000000" w:rsidDel="00000000" w:rsidP="00000000" w:rsidRDefault="00000000" w:rsidRPr="00000000" w14:paraId="00000204">
      <w:pPr>
        <w:numPr>
          <w:ilvl w:val="1"/>
          <w:numId w:val="3"/>
        </w:numPr>
        <w:spacing w:after="80" w:before="0" w:line="276" w:lineRule="auto"/>
        <w:ind w:left="1440" w:hanging="360"/>
        <w:rPr/>
      </w:pPr>
      <w:r w:rsidDel="00000000" w:rsidR="00000000" w:rsidRPr="00000000">
        <w:rPr>
          <w:rtl w:val="0"/>
        </w:rPr>
        <w:t xml:space="preserve">Undisclosed or unknown open source included in the software</w:t>
      </w:r>
    </w:p>
    <w:p w:rsidR="00000000" w:rsidDel="00000000" w:rsidP="00000000" w:rsidRDefault="00000000" w:rsidRPr="00000000" w14:paraId="00000205">
      <w:pPr>
        <w:numPr>
          <w:ilvl w:val="1"/>
          <w:numId w:val="3"/>
        </w:numPr>
        <w:spacing w:after="200" w:before="0" w:line="276" w:lineRule="auto"/>
        <w:ind w:left="1440" w:hanging="360"/>
        <w:rPr/>
      </w:pPr>
      <w:r w:rsidDel="00000000" w:rsidR="00000000" w:rsidRPr="00000000">
        <w:rPr>
          <w:rtl w:val="0"/>
        </w:rPr>
        <w:t xml:space="preserve">All of the above</w:t>
      </w:r>
      <w:r w:rsidDel="00000000" w:rsidR="00000000" w:rsidRPr="00000000">
        <w:rPr>
          <w:rtl w:val="0"/>
        </w:rPr>
        <w:t xml:space="preserve"> </w:t>
      </w:r>
      <w:r w:rsidDel="00000000" w:rsidR="00000000" w:rsidRPr="00000000">
        <w:rPr>
          <w:rtl w:val="0"/>
        </w:rPr>
        <w:t xml:space="preserve">--&gt;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6">
      <w:pPr>
        <w:spacing w:after="160" w:before="0" w:line="276" w:lineRule="auto"/>
        <w:rPr/>
      </w:pPr>
      <w:r w:rsidDel="00000000" w:rsidR="00000000" w:rsidRPr="00000000">
        <w:rPr>
          <w:rtl w:val="0"/>
        </w:rPr>
      </w:r>
    </w:p>
    <w:p w:rsidR="00000000" w:rsidDel="00000000" w:rsidP="00000000" w:rsidRDefault="00000000" w:rsidRPr="00000000" w14:paraId="00000207">
      <w:pPr>
        <w:numPr>
          <w:ilvl w:val="0"/>
          <w:numId w:val="5"/>
        </w:numPr>
        <w:spacing w:after="160" w:before="0" w:line="276" w:lineRule="auto"/>
        <w:ind w:left="720" w:hanging="360"/>
        <w:rPr/>
      </w:pPr>
      <w:r w:rsidDel="00000000" w:rsidR="00000000" w:rsidRPr="00000000">
        <w:rPr>
          <w:rtl w:val="0"/>
        </w:rPr>
        <w:t xml:space="preserve">What is an example of a compliance process failure:</w:t>
      </w:r>
    </w:p>
    <w:p w:rsidR="00000000" w:rsidDel="00000000" w:rsidP="00000000" w:rsidRDefault="00000000" w:rsidRPr="00000000" w14:paraId="00000208">
      <w:pPr>
        <w:numPr>
          <w:ilvl w:val="1"/>
          <w:numId w:val="5"/>
        </w:numPr>
        <w:spacing w:after="80" w:before="0" w:line="276" w:lineRule="auto"/>
        <w:ind w:left="1440" w:hanging="360"/>
        <w:rPr/>
      </w:pPr>
      <w:r w:rsidDel="00000000" w:rsidR="00000000" w:rsidRPr="00000000">
        <w:rPr>
          <w:rtl w:val="0"/>
        </w:rPr>
        <w:t xml:space="preserve">N</w:t>
      </w:r>
      <w:r w:rsidDel="00000000" w:rsidR="00000000" w:rsidRPr="00000000">
        <w:rPr>
          <w:rtl w:val="0"/>
        </w:rPr>
        <w:t xml:space="preserve">ot taking minutes for the open source review meeting</w:t>
      </w:r>
    </w:p>
    <w:p w:rsidR="00000000" w:rsidDel="00000000" w:rsidP="00000000" w:rsidRDefault="00000000" w:rsidRPr="00000000" w14:paraId="00000209">
      <w:pPr>
        <w:numPr>
          <w:ilvl w:val="1"/>
          <w:numId w:val="5"/>
        </w:numPr>
        <w:spacing w:after="80" w:before="0" w:line="276" w:lineRule="auto"/>
        <w:ind w:left="1440" w:hanging="360"/>
        <w:rPr/>
      </w:pPr>
      <w:r w:rsidDel="00000000" w:rsidR="00000000" w:rsidRPr="00000000">
        <w:rPr>
          <w:rtl w:val="0"/>
        </w:rPr>
        <w:t xml:space="preserve">Auditors waiving all the red-flagged items in a compliance report to allow the software to be released </w:t>
      </w: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A">
      <w:pPr>
        <w:numPr>
          <w:ilvl w:val="1"/>
          <w:numId w:val="5"/>
        </w:numPr>
        <w:spacing w:after="80" w:before="0" w:line="276" w:lineRule="auto"/>
        <w:ind w:left="1440" w:hanging="360"/>
        <w:rPr/>
      </w:pPr>
      <w:r w:rsidDel="00000000" w:rsidR="00000000" w:rsidRPr="00000000">
        <w:rPr>
          <w:rtl w:val="0"/>
        </w:rPr>
        <w:t xml:space="preserve">Software not passing all of the test cases</w:t>
      </w:r>
    </w:p>
    <w:p w:rsidR="00000000" w:rsidDel="00000000" w:rsidP="00000000" w:rsidRDefault="00000000" w:rsidRPr="00000000" w14:paraId="0000020B">
      <w:pPr>
        <w:numPr>
          <w:ilvl w:val="1"/>
          <w:numId w:val="5"/>
        </w:numPr>
        <w:spacing w:after="200" w:before="0" w:line="276" w:lineRule="auto"/>
        <w:ind w:left="1440" w:hanging="360"/>
        <w:rPr>
          <w:u w:val="none"/>
        </w:rPr>
      </w:pPr>
      <w:r w:rsidDel="00000000" w:rsidR="00000000" w:rsidRPr="00000000">
        <w:rPr>
          <w:rtl w:val="0"/>
        </w:rPr>
        <w:t xml:space="preserve">Allowing software to be released even though auditors deemed one of the key features was not properly tested</w:t>
      </w:r>
    </w:p>
    <w:p w:rsidR="00000000" w:rsidDel="00000000" w:rsidP="00000000" w:rsidRDefault="00000000" w:rsidRPr="00000000" w14:paraId="0000020C">
      <w:pPr>
        <w:numPr>
          <w:ilvl w:val="0"/>
          <w:numId w:val="5"/>
        </w:numPr>
        <w:spacing w:after="160" w:before="0" w:line="276" w:lineRule="auto"/>
        <w:ind w:left="720" w:hanging="360"/>
        <w:rPr/>
      </w:pPr>
      <w:r w:rsidDel="00000000" w:rsidR="00000000" w:rsidRPr="00000000">
        <w:rPr>
          <w:rtl w:val="0"/>
        </w:rPr>
        <w:t xml:space="preserve">What are the benefits of maintaining a good community relationship?</w:t>
      </w:r>
    </w:p>
    <w:p w:rsidR="00000000" w:rsidDel="00000000" w:rsidP="00000000" w:rsidRDefault="00000000" w:rsidRPr="00000000" w14:paraId="0000020D">
      <w:pPr>
        <w:numPr>
          <w:ilvl w:val="1"/>
          <w:numId w:val="5"/>
        </w:numPr>
        <w:spacing w:after="80" w:before="0" w:line="276" w:lineRule="auto"/>
        <w:ind w:left="1440" w:hanging="360"/>
        <w:rPr/>
      </w:pPr>
      <w:r w:rsidDel="00000000" w:rsidR="00000000" w:rsidRPr="00000000">
        <w:rPr>
          <w:rtl w:val="0"/>
        </w:rPr>
        <w:t xml:space="preserve">You can enjoy a beer together on the project budget</w:t>
      </w:r>
    </w:p>
    <w:p w:rsidR="00000000" w:rsidDel="00000000" w:rsidP="00000000" w:rsidRDefault="00000000" w:rsidRPr="00000000" w14:paraId="0000020E">
      <w:pPr>
        <w:numPr>
          <w:ilvl w:val="1"/>
          <w:numId w:val="5"/>
        </w:numPr>
        <w:spacing w:after="80" w:before="0" w:line="276" w:lineRule="auto"/>
        <w:ind w:left="1440" w:hanging="360"/>
        <w:rPr/>
      </w:pPr>
      <w:r w:rsidDel="00000000" w:rsidR="00000000" w:rsidRPr="00000000">
        <w:rPr>
          <w:rtl w:val="0"/>
        </w:rPr>
        <w:t xml:space="preserve">Y</w:t>
      </w:r>
      <w:r w:rsidDel="00000000" w:rsidR="00000000" w:rsidRPr="00000000">
        <w:rPr>
          <w:rtl w:val="0"/>
        </w:rPr>
        <w:t xml:space="preserve">ou can better assess how to comply with the open source license requirements, and have a better two-way communication with regard to contribution and use of the open source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0F">
      <w:pPr>
        <w:numPr>
          <w:ilvl w:val="1"/>
          <w:numId w:val="5"/>
        </w:numPr>
        <w:spacing w:after="200" w:before="0" w:line="276" w:lineRule="auto"/>
        <w:ind w:left="1440" w:hanging="360"/>
        <w:rPr/>
      </w:pPr>
      <w:r w:rsidDel="00000000" w:rsidR="00000000" w:rsidRPr="00000000">
        <w:rPr>
          <w:rtl w:val="0"/>
        </w:rPr>
        <w:t xml:space="preserve">You can step up your marketing efforts for the organization/product</w:t>
      </w:r>
    </w:p>
    <w:p w:rsidR="00000000" w:rsidDel="00000000" w:rsidP="00000000" w:rsidRDefault="00000000" w:rsidRPr="00000000" w14:paraId="00000210">
      <w:pPr>
        <w:numPr>
          <w:ilvl w:val="0"/>
          <w:numId w:val="44"/>
        </w:numPr>
        <w:spacing w:after="160" w:before="0" w:line="276" w:lineRule="auto"/>
        <w:ind w:left="720" w:hanging="360"/>
        <w:rPr>
          <w:rFonts w:ascii="Arial" w:cs="Arial" w:eastAsia="Arial" w:hAnsi="Arial"/>
        </w:rPr>
      </w:pPr>
      <w:r w:rsidDel="00000000" w:rsidR="00000000" w:rsidRPr="00000000">
        <w:rPr>
          <w:rtl w:val="0"/>
        </w:rPr>
        <w:t xml:space="preserve">What should you do if you have a question about using open source?</w:t>
      </w:r>
    </w:p>
    <w:p w:rsidR="00000000" w:rsidDel="00000000" w:rsidP="00000000" w:rsidRDefault="00000000" w:rsidRPr="00000000" w14:paraId="00000211">
      <w:pPr>
        <w:numPr>
          <w:ilvl w:val="1"/>
          <w:numId w:val="44"/>
        </w:numPr>
        <w:spacing w:after="80" w:before="0" w:line="276" w:lineRule="auto"/>
        <w:ind w:left="1440" w:hanging="360"/>
        <w:rPr>
          <w:rFonts w:ascii="Arial" w:cs="Arial" w:eastAsia="Arial" w:hAnsi="Arial"/>
        </w:rPr>
      </w:pPr>
      <w:r w:rsidDel="00000000" w:rsidR="00000000" w:rsidRPr="00000000">
        <w:rPr>
          <w:rtl w:val="0"/>
        </w:rPr>
        <w:t xml:space="preserve">Nothing, focus on delivering the code because only the project lead needs to know more about open source</w:t>
      </w:r>
    </w:p>
    <w:p w:rsidR="00000000" w:rsidDel="00000000" w:rsidP="00000000" w:rsidRDefault="00000000" w:rsidRPr="00000000" w14:paraId="00000212">
      <w:pPr>
        <w:numPr>
          <w:ilvl w:val="1"/>
          <w:numId w:val="44"/>
        </w:numPr>
        <w:spacing w:after="80" w:before="0" w:line="276" w:lineRule="auto"/>
        <w:ind w:left="1440" w:hanging="360"/>
        <w:rPr>
          <w:rFonts w:ascii="Arial" w:cs="Arial" w:eastAsia="Arial" w:hAnsi="Arial"/>
        </w:rPr>
      </w:pPr>
      <w:r w:rsidDel="00000000" w:rsidR="00000000" w:rsidRPr="00000000">
        <w:rPr>
          <w:rtl w:val="0"/>
        </w:rPr>
        <w:t xml:space="preserve">Initiate an open source review process or contact the open source review team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13">
      <w:pPr>
        <w:numPr>
          <w:ilvl w:val="1"/>
          <w:numId w:val="44"/>
        </w:numPr>
        <w:spacing w:after="200" w:before="0" w:line="276" w:lineRule="auto"/>
        <w:ind w:left="1440" w:hanging="360"/>
        <w:rPr>
          <w:rFonts w:ascii="Arial" w:cs="Arial" w:eastAsia="Arial" w:hAnsi="Arial"/>
        </w:rPr>
      </w:pPr>
      <w:r w:rsidDel="00000000" w:rsidR="00000000" w:rsidRPr="00000000">
        <w:rPr>
          <w:rtl w:val="0"/>
        </w:rPr>
        <w:t xml:space="preserve">Directly contact the contributors of the open source community</w:t>
      </w:r>
    </w:p>
    <w:p w:rsidR="00000000" w:rsidDel="00000000" w:rsidP="00000000" w:rsidRDefault="00000000" w:rsidRPr="00000000" w14:paraId="00000214">
      <w:pPr>
        <w:numPr>
          <w:ilvl w:val="0"/>
          <w:numId w:val="44"/>
        </w:numPr>
        <w:spacing w:after="160" w:before="0" w:line="276" w:lineRule="auto"/>
        <w:ind w:left="720" w:hanging="360"/>
        <w:rPr>
          <w:rFonts w:ascii="Arial" w:cs="Arial" w:eastAsia="Arial" w:hAnsi="Arial"/>
        </w:rPr>
      </w:pPr>
      <w:r w:rsidDel="00000000" w:rsidR="00000000" w:rsidRPr="00000000">
        <w:rPr>
          <w:rtl w:val="0"/>
        </w:rPr>
        <w:t xml:space="preserve">What kind of information should you collect for an open source review?</w:t>
      </w:r>
    </w:p>
    <w:p w:rsidR="00000000" w:rsidDel="00000000" w:rsidP="00000000" w:rsidRDefault="00000000" w:rsidRPr="00000000" w14:paraId="00000215">
      <w:pPr>
        <w:numPr>
          <w:ilvl w:val="1"/>
          <w:numId w:val="44"/>
        </w:numPr>
        <w:spacing w:after="160" w:before="0" w:line="276" w:lineRule="auto"/>
        <w:ind w:left="1440" w:hanging="360"/>
        <w:rPr>
          <w:rFonts w:ascii="Arial" w:cs="Arial" w:eastAsia="Arial" w:hAnsi="Arial"/>
        </w:rPr>
      </w:pPr>
      <w:r w:rsidDel="00000000" w:rsidR="00000000" w:rsidRPr="00000000">
        <w:rPr>
          <w:rtl w:val="0"/>
        </w:rPr>
        <w:t xml:space="preserve">Test results showing that the code works as expected</w:t>
      </w:r>
    </w:p>
    <w:p w:rsidR="00000000" w:rsidDel="00000000" w:rsidP="00000000" w:rsidRDefault="00000000" w:rsidRPr="00000000" w14:paraId="00000216">
      <w:pPr>
        <w:numPr>
          <w:ilvl w:val="1"/>
          <w:numId w:val="44"/>
        </w:numPr>
        <w:spacing w:after="160" w:lineRule="auto"/>
        <w:ind w:left="1440" w:hanging="360"/>
      </w:pPr>
      <w:r w:rsidDel="00000000" w:rsidR="00000000" w:rsidRPr="00000000">
        <w:rPr>
          <w:rtl w:val="0"/>
        </w:rPr>
        <w:t xml:space="preserve">The count of lines of codes in the software package and year of release of the software package</w:t>
      </w:r>
    </w:p>
    <w:p w:rsidR="00000000" w:rsidDel="00000000" w:rsidP="00000000" w:rsidRDefault="00000000" w:rsidRPr="00000000" w14:paraId="00000217">
      <w:pPr>
        <w:numPr>
          <w:ilvl w:val="1"/>
          <w:numId w:val="44"/>
        </w:numPr>
        <w:spacing w:after="160" w:before="0" w:line="276" w:lineRule="auto"/>
        <w:ind w:left="1440" w:hanging="360"/>
        <w:rPr>
          <w:rFonts w:ascii="Arial" w:cs="Arial" w:eastAsia="Arial" w:hAnsi="Arial"/>
        </w:rPr>
      </w:pPr>
      <w:r w:rsidDel="00000000" w:rsidR="00000000" w:rsidRPr="00000000">
        <w:rPr>
          <w:rtl w:val="0"/>
        </w:rPr>
        <w:t xml:space="preserve">The package name, version, download URL, license, description and intended use in your product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18">
      <w:pPr>
        <w:numPr>
          <w:ilvl w:val="1"/>
          <w:numId w:val="44"/>
        </w:numPr>
        <w:spacing w:after="160" w:lineRule="auto"/>
        <w:ind w:left="1440" w:hanging="360"/>
      </w:pPr>
      <w:r w:rsidDel="00000000" w:rsidR="00000000" w:rsidRPr="00000000">
        <w:rPr>
          <w:rtl w:val="0"/>
        </w:rPr>
        <w:t xml:space="preserve">No additional information is required</w:t>
      </w:r>
    </w:p>
    <w:p w:rsidR="00000000" w:rsidDel="00000000" w:rsidP="00000000" w:rsidRDefault="00000000" w:rsidRPr="00000000" w14:paraId="00000219">
      <w:pPr>
        <w:numPr>
          <w:ilvl w:val="0"/>
          <w:numId w:val="44"/>
        </w:numPr>
        <w:spacing w:after="160" w:lineRule="auto"/>
        <w:ind w:left="720" w:hanging="360"/>
        <w:rPr>
          <w:u w:val="none"/>
        </w:rPr>
      </w:pPr>
      <w:r w:rsidDel="00000000" w:rsidR="00000000" w:rsidRPr="00000000">
        <w:rPr>
          <w:rtl w:val="0"/>
        </w:rPr>
        <w:t xml:space="preserve">In which stage of an end-to-end compliance do we bundle SBOMs shared by the third-party vendor along with our final distribution package of software?</w:t>
      </w:r>
    </w:p>
    <w:p w:rsidR="00000000" w:rsidDel="00000000" w:rsidP="00000000" w:rsidRDefault="00000000" w:rsidRPr="00000000" w14:paraId="0000021A">
      <w:pPr>
        <w:numPr>
          <w:ilvl w:val="1"/>
          <w:numId w:val="44"/>
        </w:numPr>
        <w:spacing w:after="160" w:lineRule="auto"/>
        <w:ind w:left="1440" w:hanging="360"/>
        <w:rPr>
          <w:u w:val="none"/>
        </w:rPr>
      </w:pPr>
      <w:r w:rsidDel="00000000" w:rsidR="00000000" w:rsidRPr="00000000">
        <w:rPr>
          <w:rtl w:val="0"/>
        </w:rPr>
        <w:t xml:space="preserve">Distribution stage --&gt; </w:t>
      </w:r>
      <w:r w:rsidDel="00000000" w:rsidR="00000000" w:rsidRPr="00000000">
        <w:rPr>
          <w:highlight w:val="yellow"/>
          <w:rtl w:val="0"/>
        </w:rPr>
        <w:t xml:space="preserve">Correct answer</w:t>
      </w:r>
      <w:r w:rsidDel="00000000" w:rsidR="00000000" w:rsidRPr="00000000">
        <w:rPr>
          <w:rtl w:val="0"/>
        </w:rPr>
      </w:r>
    </w:p>
    <w:p w:rsidR="00000000" w:rsidDel="00000000" w:rsidP="00000000" w:rsidRDefault="00000000" w:rsidRPr="00000000" w14:paraId="0000021B">
      <w:pPr>
        <w:numPr>
          <w:ilvl w:val="1"/>
          <w:numId w:val="44"/>
        </w:numPr>
        <w:spacing w:after="160" w:lineRule="auto"/>
        <w:ind w:left="1440" w:hanging="360"/>
        <w:rPr>
          <w:u w:val="none"/>
        </w:rPr>
      </w:pPr>
      <w:r w:rsidDel="00000000" w:rsidR="00000000" w:rsidRPr="00000000">
        <w:rPr>
          <w:rtl w:val="0"/>
        </w:rPr>
        <w:t xml:space="preserve">Final validation stage</w:t>
      </w:r>
    </w:p>
    <w:p w:rsidR="00000000" w:rsidDel="00000000" w:rsidP="00000000" w:rsidRDefault="00000000" w:rsidRPr="00000000" w14:paraId="0000021C">
      <w:pPr>
        <w:numPr>
          <w:ilvl w:val="1"/>
          <w:numId w:val="44"/>
        </w:numPr>
        <w:spacing w:after="160" w:lineRule="auto"/>
        <w:ind w:left="1440" w:hanging="360"/>
        <w:rPr>
          <w:u w:val="none"/>
        </w:rPr>
      </w:pPr>
      <w:r w:rsidDel="00000000" w:rsidR="00000000" w:rsidRPr="00000000">
        <w:rPr>
          <w:rtl w:val="0"/>
        </w:rPr>
        <w:t xml:space="preserve">At the stage of preparing notices and attribution</w:t>
      </w:r>
    </w:p>
    <w:p w:rsidR="00000000" w:rsidDel="00000000" w:rsidP="00000000" w:rsidRDefault="00000000" w:rsidRPr="00000000" w14:paraId="0000021D">
      <w:pPr>
        <w:numPr>
          <w:ilvl w:val="1"/>
          <w:numId w:val="44"/>
        </w:numPr>
        <w:spacing w:after="160" w:lineRule="auto"/>
        <w:ind w:left="1440" w:hanging="360"/>
        <w:rPr>
          <w:u w:val="none"/>
        </w:rPr>
      </w:pPr>
      <w:r w:rsidDel="00000000" w:rsidR="00000000" w:rsidRPr="00000000">
        <w:rPr>
          <w:rtl w:val="0"/>
        </w:rPr>
        <w:t xml:space="preserve">We do not need to bundle third-party open source SBOM with our final distribution package</w:t>
      </w:r>
      <w:r w:rsidDel="00000000" w:rsidR="00000000" w:rsidRPr="00000000">
        <w:rPr>
          <w:rtl w:val="0"/>
        </w:rPr>
      </w:r>
    </w:p>
    <w:sectPr>
      <w:pgSz w:h="15840" w:w="12240" w:orient="portrait"/>
      <w:pgMar w:bottom="720" w:top="720" w:left="81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y Hardy" w:id="2" w:date="2023-03-15T22:55:04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duplicate?</w:t>
      </w:r>
    </w:p>
  </w:comment>
  <w:comment w:author="Mary Hardy" w:id="8" w:date="2023-03-15T23:15:16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LFC193 we told them to review it at distribution time, OR during the development process. This contradicts.</w:t>
      </w:r>
    </w:p>
  </w:comment>
  <w:comment w:author="Mary Hardy" w:id="3" w:date="2023-03-15T23:03:39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accurate. It's barely mentioned, pg 22 "...SPDX Project (steward of ISO/IEC 5962:2021, an international standard for Software Bill of Materials)."</w:t>
      </w:r>
    </w:p>
  </w:comment>
  <w:comment w:author="Mary Hardy" w:id="4" w:date="2023-03-15T23:05:56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talking about fair use? That wasn't mentioned in LFC193.</w:t>
      </w:r>
    </w:p>
  </w:comment>
  <w:comment w:author="Mary Hardy" w:id="9" w:date="2023-03-15T23:20:2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rewrite this section from scratch, for clarity</w:t>
      </w:r>
    </w:p>
  </w:comment>
  <w:comment w:author="Mary Hardy" w:id="14" w:date="2023-03-15T23:19:28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Beyond the scope. Can we change to "all the open source license obligations"?</w:t>
      </w:r>
    </w:p>
  </w:comment>
  <w:comment w:author="Mary Hardy" w:id="10" w:date="2023-03-15T23:16:11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is singular</w:t>
      </w:r>
    </w:p>
  </w:comment>
  <w:comment w:author="Mary Hardy" w:id="13" w:date="2023-03-15T23:18:08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delete this sentence</w:t>
      </w:r>
    </w:p>
  </w:comment>
  <w:comment w:author="Mary Hardy" w:id="6" w:date="2023-03-15T23:11:34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 Is it meant to be something like "Understanding your organization's software development activities is required for effective management of open source license *compliance*"?</w:t>
      </w:r>
    </w:p>
  </w:comment>
  <w:comment w:author="Mary Hardy" w:id="12" w:date="2023-03-15T23:17:42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incorrect. "2.8</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supplied</w:t>
        <w:tab/>
        <w:t xml:space="preserve">software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tab/>
        <w:t xml:space="preserve">that</w:t>
        <w:tab/>
        <w:t xml:space="preserve">an</w:t>
        <w:tab/>
        <w:t xml:space="preserve">organization</w:t>
        <w:tab/>
        <w:t xml:space="preserve">distributes</w:t>
        <w:tab/>
        <w:t xml:space="preserve">to</w:t>
        <w:tab/>
        <w:t xml:space="preserve">third</w:t>
        <w:tab/>
        <w:t xml:space="preserve">parties</w:t>
        <w:tab/>
        <w:t xml:space="preserve">(e.g., other</w:t>
        <w:tab/>
        <w:t xml:space="preserve">organizations</w:t>
        <w:tab/>
        <w:t xml:space="preserve">or</w:t>
        <w:tab/>
        <w:t xml:space="preserve">individuals)"</w:t>
      </w:r>
    </w:p>
  </w:comment>
  <w:comment w:author="Mary Hardy" w:id="5" w:date="2023-03-15T23:08:14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didn't go into this in LFC193, as it would be legal advice</w:t>
      </w:r>
    </w:p>
  </w:comment>
  <w:comment w:author="Mary Hardy" w:id="0" w:date="2023-03-15T23:00:57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match the one in Software Bill of Materials definition</w:t>
      </w:r>
    </w:p>
  </w:comment>
  <w:comment w:author="Mary Hardy" w:id="1" w:date="2023-03-15T23:01:27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bills of material be more accurate?</w:t>
      </w:r>
    </w:p>
  </w:comment>
  <w:comment w:author="Mary Hardy" w:id="7" w:date="2023-03-15T23:13:5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distribute OS notice files? what does this mean?</w:t>
      </w:r>
    </w:p>
  </w:comment>
  <w:comment w:author="Mary Hardy" w:id="18" w:date="2023-03-15T23:41: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"hoped"?</w:t>
      </w:r>
    </w:p>
  </w:comment>
  <w:comment w:author="Mary Hardy" w:id="22" w:date="2023-03-15T23:57:37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it's the other way around. Developers like to know before they spend time evaluating an open source project whether they will be able to comply with its OS license terms. But why are we stating in what order orgs should review software? delete this sentence?</w:t>
      </w:r>
    </w:p>
  </w:comment>
  <w:comment w:author="Mary Hardy" w:id="25" w:date="2023-03-16T00:13:05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stating the obvious. Do we have to tell people to assess before providing guidance?</w:t>
      </w:r>
    </w:p>
  </w:comment>
  <w:comment w:author="Mary Hardy" w:id="26" w:date="2023-03-16T00:15:12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say above scanning is "... to help identify and track open source usage (provide Software Bill of Materials)." but here we say scanning is to "confirm the accuracy of" the SBOM. Doesn't make sense.</w:t>
      </w:r>
    </w:p>
  </w:comment>
  <w:comment w:author="Mary Hardy" w:id="30" w:date="2023-03-16T00:16:12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hope this doesn't link to legal advice</w:t>
      </w:r>
    </w:p>
  </w:comment>
  <w:comment w:author="Mary Hardy" w:id="27" w:date="2023-03-16T00:15:46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code complete? what?</w:t>
      </w:r>
    </w:p>
  </w:comment>
  <w:comment w:author="Mary Hardy" w:id="23" w:date="2023-03-16T00:01:12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"supplied software" defined term</w:t>
      </w:r>
    </w:p>
  </w:comment>
  <w:comment w:author="Mary Hardy" w:id="16" w:date="2023-03-15T23:34:4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change to "supplied software"</w:t>
      </w:r>
    </w:p>
  </w:comment>
  <w:comment w:author="Mary Hardy" w:id="15" w:date="2023-03-15T23:28:03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we could define "supplied software" the same as in LFC193 and use that term here</w:t>
      </w:r>
    </w:p>
  </w:comment>
  <w:comment w:author="Mary Hardy" w:id="19" w:date="2023-03-15T23:46:57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is never required by the spec. It requires awareness, competence, and documentation. For example, "3.1.3.1</w:t>
        <w:tab/>
        <w:t xml:space="preserve">Documented</w:t>
        <w:tab/>
        <w:t xml:space="preserve">evidence</w:t>
        <w:tab/>
        <w:t xml:space="preserve">of</w:t>
        <w:tab/>
        <w:t xml:space="preserve">assessed</w:t>
        <w:tab/>
        <w:t xml:space="preserve">awareness</w:t>
        <w:tab/>
        <w:t xml:space="preserve">for</w:t>
        <w:tab/>
        <w:t xml:space="preserve">the</w:t>
        <w:tab/>
        <w:t xml:space="preserve">program</w:t>
        <w:tab/>
        <w:t xml:space="preserve">participants"</w:t>
      </w:r>
    </w:p>
  </w:comment>
  <w:comment w:author="Mary Hardy" w:id="11" w:date="2023-03-15T23:21:51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mushing OS license requirements and OS contribution requirements, which are different enough to warrant their own sentences, I think</w:t>
      </w:r>
    </w:p>
  </w:comment>
  <w:comment w:author="Mary Hardy" w:id="17" w:date="2023-03-15T23:39:48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covered in the last bullet.</w:t>
      </w:r>
    </w:p>
  </w:comment>
  <w:comment w:author="Mary Hardy" w:id="21" w:date="2023-03-15T23:54:39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never discussed. If it is meant to refer to code scanning, we say it "may" and "can" be done, but it's not fair to say it is a learning objective.</w:t>
      </w:r>
    </w:p>
  </w:comment>
  <w:comment w:author="Mary Hardy" w:id="20" w:date="2023-03-15T23:50:52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"compliance team" better?</w:t>
      </w:r>
    </w:p>
  </w:comment>
  <w:comment w:author="Mary Hardy" w:id="24" w:date="2023-03-16T00:04:28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these teams? How are they impacted by open source usage?</w:t>
      </w:r>
    </w:p>
  </w:comment>
  <w:comment w:author="Mary Hardy" w:id="36" w:date="2023-03-16T00:54:02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repetitive. Can we rewrite this whole section? It has room for improvement.</w:t>
      </w:r>
    </w:p>
  </w:comment>
  <w:comment w:author="Mary Hardy" w:id="37" w:date="2023-03-16T00:56:3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repeatedly state in both courses that OS review does or can happen before releases, so we can't contradict all of that with this question, though I agree that it is a good practice to evaluate open source before spending time on implementation and testing.</w:t>
      </w:r>
    </w:p>
  </w:comment>
  <w:comment w:author="Mary Hardy" w:id="35" w:date="2023-03-16T00:49:02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advice?</w:t>
      </w:r>
    </w:p>
  </w:comment>
  <w:comment w:author="Mary Hardy" w:id="39" w:date="2023-03-16T01:21:05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advice</w:t>
      </w:r>
    </w:p>
  </w:comment>
  <w:comment w:author="Mary Hardy" w:id="32" w:date="2023-03-16T00:34:34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Packages often contain these files, so do we really mean for people to search online for these files?</w:t>
      </w:r>
    </w:p>
  </w:comment>
  <w:comment w:author="Mary Hardy" w:id="31" w:date="2023-03-16T00:36:12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say often in this training to know how something is used, but not why, so I'm sneaking it in here</w:t>
      </w:r>
    </w:p>
  </w:comment>
  <w:comment w:author="Mary Hardy" w:id="28" w:date="2023-03-16T00:22:16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these mean the same thing in this context. We could rewrite this bullet "Have we identified all the open source in the product (or supplied software) and the applicable open source licenses?" and no examples needed</w:t>
      </w:r>
    </w:p>
  </w:comment>
  <w:comment w:author="Mary Hardy" w:id="29" w:date="2023-03-16T00:19:24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"are the open source license obligations met?" That's in the next section.</w:t>
      </w:r>
    </w:p>
  </w:comment>
  <w:comment w:author="Mary Hardy" w:id="33" w:date="2023-03-16T00:40:17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seems inaccurate now, but also unnecessary. Do we want to simply say that compliance automation tools exist (not just scanning) and organizations should evaluate whether and how they might benefit from their usage?</w:t>
      </w:r>
    </w:p>
  </w:comment>
  <w:comment w:author="Mary Hardy" w:id="34" w:date="2023-03-16T00:50:33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analysis?</w:t>
      </w:r>
    </w:p>
  </w:comment>
  <w:comment w:author="Mary Hardy" w:id="47" w:date="2023-03-16T01:42:03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first time we have introduced "flagged". It's slang that may not be easily understood.</w:t>
      </w:r>
    </w:p>
  </w:comment>
  <w:comment w:author="Mary Hardy" w:id="50" w:date="2023-03-16T01:51:36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you are in the middle of the supply chain? End user is specific</w:t>
      </w:r>
    </w:p>
  </w:comment>
  <w:comment w:author="Mary Hardy" w:id="44" w:date="2023-03-16T01:37:18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initially understand that this was inbound/vendor-supplied software. Can we clarify?</w:t>
      </w:r>
    </w:p>
  </w:comment>
  <w:comment w:author="Mary Hardy" w:id="48" w:date="2023-03-16T01:47:59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define notices but we should</w:t>
      </w:r>
    </w:p>
  </w:comment>
  <w:comment w:author="Mary Hardy" w:id="45" w:date="2023-03-16T01:39:15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aren't new because they have been in there all along</w:t>
      </w:r>
    </w:p>
  </w:comment>
  <w:comment w:author="Mary Hardy" w:id="41" w:date="2023-03-16T01:27:07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example process, so no complaint from me</w:t>
      </w:r>
    </w:p>
  </w:comment>
  <w:comment w:author="Mary Hardy" w:id="40" w:date="2023-03-16T01:23:19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better to say "Identify", that way they can discover, record, inquire, however they want to complete the task</w:t>
      </w:r>
    </w:p>
  </w:comment>
  <w:comment w:author="Mary Hardy" w:id="42" w:date="2023-03-16T01:30:56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Hits is slang that may sound odd in translation, how about this instead?</w:t>
      </w:r>
    </w:p>
  </w:comment>
  <w:comment w:author="Mary Hardy" w:id="43" w:date="2023-03-16T01:36:01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Earlier we said this could be one person or several, so do we need to be this specific in this example?</w:t>
      </w:r>
    </w:p>
  </w:comment>
  <w:comment w:author="Mary Hardy" w:id="46" w:date="2023-03-16T01:39:47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repo?</w:t>
      </w:r>
    </w:p>
  </w:comment>
  <w:comment w:author="Mary Hardy" w:id="38" w:date="2023-03-16T01:20:1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singling out an OS license in a negative way, and since I haven't seen a DVD in years, can we reword? Maybe something like "Open source compliance processes should reflect the organization's open source policy. For example, an organization can create a process for recording open source project names and versions used, a process for creating and maintaining open source attributions to accompany software distributions (or "supplied software"), and a release process that includes checks for accuracy."</w:t>
      </w:r>
    </w:p>
  </w:comment>
  <w:comment w:author="Mary Hardy" w:id="55" w:date="2023-03-16T02:04:14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this is an example, but it is verging on incomplete legal advice, so I suggest generalizing it</w:t>
      </w:r>
    </w:p>
  </w:comment>
  <w:comment w:author="Mary Hardy" w:id="59" w:date="2023-03-16T02:19:4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already completed in the Verifications section. Should it be something like "Open source license compliance process has been completed correctly and license obligations met."</w:t>
      </w:r>
    </w:p>
  </w:comment>
  <w:comment w:author="Mary Hardy" w:id="62" w:date="2023-03-16T02:23:24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What if the release is only dog food, e.g. only shared inside the organization? At least define it</w:t>
      </w:r>
    </w:p>
  </w:comment>
  <w:comment w:author="Mary Hardy" w:id="58" w:date="2023-03-16T02:18:15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Already completed in the Verifications step</w:t>
      </w:r>
    </w:p>
  </w:comment>
  <w:comment w:author="Mary Hardy" w:id="61" w:date="2023-03-16T02:22:23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SBOMs aren't used, the corresponding software is. Needs rewording</w:t>
      </w:r>
    </w:p>
  </w:comment>
  <w:comment w:author="Mary Hardy" w:id="60" w:date="2023-03-16T02:21:3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advice? What if it is public domain code only?</w:t>
      </w:r>
    </w:p>
  </w:comment>
  <w:comment w:author="Mary Hardy" w:id="57" w:date="2023-03-16T02:15:05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Already completed in the Verifications step</w:t>
      </w:r>
    </w:p>
  </w:comment>
  <w:comment w:author="Mary Hardy" w:id="52" w:date="2023-03-16T01:58:04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part of the definition in the spec</w:t>
      </w:r>
    </w:p>
  </w:comment>
  <w:comment w:author="Mary Hardy" w:id="51" w:date="2023-03-16T01:56:29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definition is only for compliance artifacts, not including the word distributed, and the defined term is lower case</w:t>
      </w:r>
    </w:p>
  </w:comment>
  <w:comment w:author="Mary Hardy" w:id="56" w:date="2023-03-16T02:11: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legal advice ("we have responsibility to"), and doesn't belong in this source code distribution section. Can we move it to Verification section and, since this is an example, add as a bullet "The distribution package includes SBOMs or notices from vendor-supplied code."</w:t>
      </w:r>
    </w:p>
  </w:comment>
  <w:comment w:author="Mary Hardy" w:id="49" w:date="2023-03-16T01:49:54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define attribution notices</w:t>
      </w:r>
    </w:p>
  </w:comment>
  <w:comment w:author="Mary Hardy" w:id="53" w:date="2023-03-16T01:57:43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stated earlier, this is barely mentioned once. I think we should delete</w:t>
      </w:r>
    </w:p>
  </w:comment>
  <w:comment w:author="Mary Hardy" w:id="54" w:date="2023-03-16T02:05:37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accompanying if it isn't literally included in the distribution? We could define a term if it would be clearer, or use "corresponding" like GPL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tia.doc.gov/report/2021/minimum-elements-software-bill-materials-sbom" TargetMode="External"/><Relationship Id="rId20" Type="http://schemas.openxmlformats.org/officeDocument/2006/relationships/hyperlink" Target="https://automatecompliance.org" TargetMode="External"/><Relationship Id="rId22" Type="http://schemas.openxmlformats.org/officeDocument/2006/relationships/image" Target="media/image7.png"/><Relationship Id="rId21" Type="http://schemas.openxmlformats.org/officeDocument/2006/relationships/hyperlink" Target="https://training.linuxfoundation.org/training/introduction-to-open-source-license-compliance-management-lfc193/" TargetMode="External"/><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uxfoundation.org/" TargetMode="Externa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tia.gov/SBOM" TargetMode="External"/><Relationship Id="rId7" Type="http://schemas.openxmlformats.org/officeDocument/2006/relationships/hyperlink" Target="https://training.linuxfoundation.org/training/introduction-to-open-source-license-compliance-management-lfc193/" TargetMode="External"/><Relationship Id="rId8" Type="http://schemas.openxmlformats.org/officeDocument/2006/relationships/hyperlink" Target="https://www.openchainproject.org/" TargetMode="External"/><Relationship Id="rId31" Type="http://schemas.openxmlformats.org/officeDocument/2006/relationships/image" Target="media/image4.png"/><Relationship Id="rId30" Type="http://schemas.openxmlformats.org/officeDocument/2006/relationships/hyperlink" Target="https://training.linuxfoundation.org/training/introduction-to-open-source-license-compliance-management-lfc193/" TargetMode="External"/><Relationship Id="rId11" Type="http://schemas.openxmlformats.org/officeDocument/2006/relationships/hyperlink" Target="https://spdx.org/licenses/" TargetMode="External"/><Relationship Id="rId33" Type="http://schemas.openxmlformats.org/officeDocument/2006/relationships/hyperlink" Target="https://github.com/OpenChain-Project/Reference-Material/tree/master/Guides/Community/Recommended-Engineering-Practices/en" TargetMode="External"/><Relationship Id="rId10" Type="http://schemas.openxmlformats.org/officeDocument/2006/relationships/hyperlink" Target="https://training.linuxfoundation.org/training/introduction-to-open-source-license-compliance-management-lfc193/" TargetMode="External"/><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hyperlink" Target="https://www.openchainproject.org/" TargetMode="External"/><Relationship Id="rId12" Type="http://schemas.openxmlformats.org/officeDocument/2006/relationships/hyperlink" Target="https://training.linuxfoundation.org/training/introduction-to-open-source-license-compliance-management-lfc193/" TargetMode="External"/><Relationship Id="rId34" Type="http://schemas.openxmlformats.org/officeDocument/2006/relationships/hyperlink" Target="https://training.linuxfoundation.org/training/open-source-management-and-strategy/" TargetMode="External"/><Relationship Id="rId15" Type="http://schemas.openxmlformats.org/officeDocument/2006/relationships/image" Target="media/image9.png"/><Relationship Id="rId37" Type="http://schemas.openxmlformats.org/officeDocument/2006/relationships/hyperlink" Target="https://lists.openchainproject.org/g/main" TargetMode="External"/><Relationship Id="rId14" Type="http://schemas.openxmlformats.org/officeDocument/2006/relationships/image" Target="media/image14.png"/><Relationship Id="rId36" Type="http://schemas.openxmlformats.org/officeDocument/2006/relationships/hyperlink" Target="https://todogroup.org/" TargetMode="External"/><Relationship Id="rId17" Type="http://schemas.openxmlformats.org/officeDocument/2006/relationships/hyperlink" Target="https://en.wikipedia.org/wiki/License_compatibility#Compatibility_of_FOSS_licenses" TargetMode="External"/><Relationship Id="rId39" Type="http://schemas.openxmlformats.org/officeDocument/2006/relationships/hyperlink" Target="https://training.linuxfoundation.org/full-catalog/?_sft_topic_area=open-source-best-practice" TargetMode="External"/><Relationship Id="rId16" Type="http://schemas.openxmlformats.org/officeDocument/2006/relationships/image" Target="media/image5.png"/><Relationship Id="rId38" Type="http://schemas.openxmlformats.org/officeDocument/2006/relationships/hyperlink" Target="https://github.com/OpenChain-Project/Reference-Material" TargetMode="External"/><Relationship Id="rId19" Type="http://schemas.openxmlformats.org/officeDocument/2006/relationships/image" Target="media/image3.png"/><Relationship Id="rId18" Type="http://schemas.openxmlformats.org/officeDocument/2006/relationships/hyperlink" Target="https://en.wikipedia.org/wiki/License_compatibility#Compatibility_of_FOSS_licen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